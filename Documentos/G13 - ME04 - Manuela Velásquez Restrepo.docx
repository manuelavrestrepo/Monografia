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2148CD" w:rsidRDefault="002F7A5F">
      <w:pPr>
        <w:jc w:val="center"/>
        <w:rPr>
          <w:b/>
        </w:rPr>
      </w:pPr>
      <w:r>
        <w:rPr>
          <w:b/>
          <w:noProof/>
          <w:lang w:val="en-US"/>
        </w:rPr>
        <w:drawing>
          <wp:inline distT="0" distB="0" distL="0" distR="0" wp14:anchorId="14F20548" wp14:editId="23C14EDC">
            <wp:extent cx="2143007" cy="1030292"/>
            <wp:effectExtent l="0" t="0" r="0" b="0"/>
            <wp:docPr id="397041591"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9"/>
                    <a:srcRect/>
                    <a:stretch>
                      <a:fillRect/>
                    </a:stretch>
                  </pic:blipFill>
                  <pic:spPr>
                    <a:xfrm>
                      <a:off x="0" y="0"/>
                      <a:ext cx="2143007" cy="1030292"/>
                    </a:xfrm>
                    <a:prstGeom prst="rect">
                      <a:avLst/>
                    </a:prstGeom>
                    <a:ln/>
                  </pic:spPr>
                </pic:pic>
              </a:graphicData>
            </a:graphic>
          </wp:inline>
        </w:drawing>
      </w:r>
    </w:p>
    <w:p w14:paraId="00000002" w14:textId="77777777" w:rsidR="002148CD" w:rsidRDefault="002148CD">
      <w:pPr>
        <w:jc w:val="center"/>
        <w:rPr>
          <w:b/>
        </w:rPr>
      </w:pPr>
    </w:p>
    <w:p w14:paraId="00000003" w14:textId="7C4372CA" w:rsidR="002148CD" w:rsidRDefault="0085406E">
      <w:pPr>
        <w:jc w:val="center"/>
        <w:rPr>
          <w:b/>
        </w:rPr>
      </w:pPr>
      <w:r w:rsidRPr="0085406E">
        <w:rPr>
          <w:b/>
        </w:rPr>
        <w:t>Complementariedad del sistema eléctrico colombiano</w:t>
      </w:r>
    </w:p>
    <w:p w14:paraId="00000004" w14:textId="77777777" w:rsidR="002148CD" w:rsidRDefault="002148CD">
      <w:pPr>
        <w:jc w:val="center"/>
      </w:pPr>
    </w:p>
    <w:p w14:paraId="00000005" w14:textId="77777777" w:rsidR="002148CD" w:rsidRDefault="002148CD">
      <w:pPr>
        <w:jc w:val="center"/>
      </w:pPr>
    </w:p>
    <w:p w14:paraId="00000006" w14:textId="1D87D87E" w:rsidR="002148CD" w:rsidRDefault="0085406E">
      <w:pPr>
        <w:jc w:val="center"/>
      </w:pPr>
      <w:bookmarkStart w:id="0" w:name="_heading=h.gjdgxs" w:colFirst="0" w:colLast="0"/>
      <w:bookmarkEnd w:id="0"/>
      <w:r>
        <w:t>Manuela Velásquez Restrepo</w:t>
      </w:r>
    </w:p>
    <w:p w14:paraId="00000007" w14:textId="77777777" w:rsidR="002148CD" w:rsidRDefault="002148CD">
      <w:pPr>
        <w:jc w:val="center"/>
      </w:pPr>
    </w:p>
    <w:p w14:paraId="00000008" w14:textId="77777777" w:rsidR="002148CD" w:rsidRDefault="002148CD">
      <w:pPr>
        <w:jc w:val="center"/>
      </w:pPr>
    </w:p>
    <w:p w14:paraId="00000009" w14:textId="77777777" w:rsidR="002148CD" w:rsidRDefault="002F7A5F">
      <w:pPr>
        <w:jc w:val="center"/>
      </w:pPr>
      <w:r>
        <w:t xml:space="preserve">Monografía presentada para optar al título de Especialista en Analítica y Ciencia de Datos </w:t>
      </w:r>
    </w:p>
    <w:p w14:paraId="0000000A" w14:textId="77777777" w:rsidR="002148CD" w:rsidRDefault="002148CD">
      <w:pPr>
        <w:jc w:val="center"/>
      </w:pPr>
    </w:p>
    <w:p w14:paraId="0000000B" w14:textId="77777777" w:rsidR="002148CD" w:rsidRDefault="002148CD">
      <w:pPr>
        <w:jc w:val="center"/>
      </w:pPr>
    </w:p>
    <w:p w14:paraId="0000000C" w14:textId="77777777" w:rsidR="002148CD" w:rsidRDefault="002F7A5F">
      <w:pPr>
        <w:jc w:val="center"/>
      </w:pPr>
      <w:bookmarkStart w:id="1" w:name="_heading=h.30j0zll" w:colFirst="0" w:colLast="0"/>
      <w:bookmarkEnd w:id="1"/>
      <w:r w:rsidRPr="00AB63CA">
        <w:rPr>
          <w:highlight w:val="yellow"/>
        </w:rPr>
        <w:t>Asesor</w:t>
      </w:r>
      <w:r w:rsidRPr="00AB63CA">
        <w:rPr>
          <w:highlight w:val="yellow"/>
        </w:rPr>
        <w:br/>
        <w:t>Nombres completos, Título académico más alto</w:t>
      </w:r>
      <w:r>
        <w:t xml:space="preserve"> </w:t>
      </w:r>
    </w:p>
    <w:p w14:paraId="0000000D" w14:textId="77777777" w:rsidR="002148CD" w:rsidRDefault="002148CD">
      <w:pPr>
        <w:pBdr>
          <w:top w:val="nil"/>
          <w:left w:val="nil"/>
          <w:bottom w:val="nil"/>
          <w:right w:val="nil"/>
          <w:between w:val="nil"/>
        </w:pBdr>
        <w:ind w:firstLine="709"/>
        <w:jc w:val="center"/>
        <w:rPr>
          <w:color w:val="000000"/>
        </w:rPr>
      </w:pPr>
    </w:p>
    <w:p w14:paraId="0000000E" w14:textId="77777777" w:rsidR="002148CD" w:rsidRDefault="002148CD">
      <w:pPr>
        <w:pBdr>
          <w:top w:val="nil"/>
          <w:left w:val="nil"/>
          <w:bottom w:val="nil"/>
          <w:right w:val="nil"/>
          <w:between w:val="nil"/>
        </w:pBdr>
        <w:ind w:firstLine="709"/>
        <w:jc w:val="center"/>
        <w:rPr>
          <w:color w:val="000000"/>
        </w:rPr>
      </w:pPr>
    </w:p>
    <w:p w14:paraId="0000000F" w14:textId="77777777" w:rsidR="002148CD" w:rsidRDefault="002148CD">
      <w:pPr>
        <w:pBdr>
          <w:top w:val="nil"/>
          <w:left w:val="nil"/>
          <w:bottom w:val="nil"/>
          <w:right w:val="nil"/>
          <w:between w:val="nil"/>
        </w:pBdr>
        <w:ind w:firstLine="709"/>
        <w:jc w:val="center"/>
        <w:rPr>
          <w:color w:val="000000"/>
        </w:rPr>
      </w:pPr>
    </w:p>
    <w:p w14:paraId="00000010" w14:textId="77777777" w:rsidR="002148CD" w:rsidRDefault="002F7A5F">
      <w:pPr>
        <w:pBdr>
          <w:top w:val="nil"/>
          <w:left w:val="nil"/>
          <w:bottom w:val="nil"/>
          <w:right w:val="nil"/>
          <w:between w:val="nil"/>
        </w:pBdr>
        <w:ind w:firstLine="709"/>
        <w:jc w:val="center"/>
        <w:rPr>
          <w:color w:val="000000"/>
        </w:rPr>
      </w:pPr>
      <w:r>
        <w:rPr>
          <w:color w:val="000000"/>
        </w:rPr>
        <w:tab/>
      </w:r>
    </w:p>
    <w:p w14:paraId="00000011" w14:textId="77777777" w:rsidR="002148CD" w:rsidRDefault="002148CD">
      <w:pPr>
        <w:pBdr>
          <w:top w:val="nil"/>
          <w:left w:val="nil"/>
          <w:bottom w:val="nil"/>
          <w:right w:val="nil"/>
          <w:between w:val="nil"/>
        </w:pBdr>
        <w:ind w:firstLine="709"/>
        <w:jc w:val="center"/>
        <w:rPr>
          <w:color w:val="000000"/>
        </w:rPr>
      </w:pPr>
    </w:p>
    <w:p w14:paraId="00000012" w14:textId="77777777" w:rsidR="002148CD" w:rsidRDefault="002F7A5F">
      <w:pPr>
        <w:jc w:val="center"/>
      </w:pPr>
      <w:r>
        <w:t>Universidad de Antioquia</w:t>
      </w:r>
      <w:r>
        <w:br/>
        <w:t>Facultad de Ingeniería</w:t>
      </w:r>
    </w:p>
    <w:p w14:paraId="00000013" w14:textId="77777777" w:rsidR="002148CD" w:rsidRDefault="002F7A5F">
      <w:pPr>
        <w:jc w:val="center"/>
      </w:pPr>
      <w:bookmarkStart w:id="2" w:name="_heading=h.1fob9te" w:colFirst="0" w:colLast="0"/>
      <w:bookmarkEnd w:id="2"/>
      <w:r>
        <w:t>Especialización en Analítica y Ciencia de Datos</w:t>
      </w:r>
    </w:p>
    <w:p w14:paraId="00000014" w14:textId="77777777" w:rsidR="002148CD" w:rsidRDefault="002F7A5F">
      <w:pPr>
        <w:jc w:val="center"/>
      </w:pPr>
      <w:r>
        <w:t>Medellín, Antioquia, Colombia</w:t>
      </w:r>
    </w:p>
    <w:p w14:paraId="00000015" w14:textId="77777777" w:rsidR="002148CD" w:rsidRDefault="002F7A5F">
      <w:pPr>
        <w:jc w:val="center"/>
        <w:rPr>
          <w:color w:val="2B579A"/>
          <w:shd w:val="clear" w:color="auto" w:fill="E6E6E6"/>
        </w:rPr>
      </w:pPr>
      <w:r>
        <w:t>2023</w:t>
      </w:r>
    </w:p>
    <w:p w14:paraId="00000016" w14:textId="77777777" w:rsidR="002148CD" w:rsidRDefault="002F7A5F">
      <w:pPr>
        <w:jc w:val="center"/>
      </w:pPr>
      <w:r>
        <w:br w:type="page"/>
      </w:r>
    </w:p>
    <w:tbl>
      <w:tblPr>
        <w:tblStyle w:val="a"/>
        <w:tblW w:w="9404" w:type="dxa"/>
        <w:jc w:val="center"/>
        <w:tblBorders>
          <w:top w:val="nil"/>
          <w:left w:val="nil"/>
          <w:bottom w:val="nil"/>
          <w:right w:val="nil"/>
          <w:insideH w:val="nil"/>
          <w:insideV w:val="nil"/>
        </w:tblBorders>
        <w:tblLayout w:type="fixed"/>
        <w:tblLook w:val="0400" w:firstRow="0" w:lastRow="0" w:firstColumn="0" w:lastColumn="0" w:noHBand="0" w:noVBand="1"/>
      </w:tblPr>
      <w:tblGrid>
        <w:gridCol w:w="2351"/>
        <w:gridCol w:w="7053"/>
      </w:tblGrid>
      <w:tr w:rsidR="002148CD" w14:paraId="0088AD33" w14:textId="77777777">
        <w:trPr>
          <w:trHeight w:val="397"/>
          <w:jc w:val="center"/>
        </w:trPr>
        <w:tc>
          <w:tcPr>
            <w:tcW w:w="2351" w:type="dxa"/>
            <w:tcBorders>
              <w:top w:val="single" w:sz="12" w:space="0" w:color="538135"/>
              <w:bottom w:val="single" w:sz="12" w:space="0" w:color="538135"/>
            </w:tcBorders>
            <w:vAlign w:val="center"/>
          </w:tcPr>
          <w:p w14:paraId="00000017" w14:textId="77777777" w:rsidR="002148CD" w:rsidRDefault="002F7A5F">
            <w:pPr>
              <w:spacing w:before="60" w:after="60"/>
              <w:jc w:val="center"/>
              <w:rPr>
                <w:b/>
              </w:rPr>
            </w:pPr>
            <w:bookmarkStart w:id="3" w:name="_heading=h.3znysh7" w:colFirst="0" w:colLast="0"/>
            <w:bookmarkEnd w:id="3"/>
            <w:r>
              <w:rPr>
                <w:b/>
              </w:rPr>
              <w:lastRenderedPageBreak/>
              <w:t>Cita</w:t>
            </w:r>
          </w:p>
        </w:tc>
        <w:tc>
          <w:tcPr>
            <w:tcW w:w="7053" w:type="dxa"/>
            <w:tcBorders>
              <w:top w:val="single" w:sz="12" w:space="0" w:color="538135"/>
              <w:bottom w:val="single" w:sz="12" w:space="0" w:color="538135"/>
            </w:tcBorders>
            <w:vAlign w:val="center"/>
          </w:tcPr>
          <w:p w14:paraId="00000018" w14:textId="18B1C248" w:rsidR="002148CD" w:rsidRDefault="002F7A5F">
            <w:pPr>
              <w:spacing w:before="60" w:after="60" w:line="276" w:lineRule="auto"/>
              <w:jc w:val="center"/>
            </w:pPr>
            <w:r>
              <w:t>(</w:t>
            </w:r>
            <w:sdt>
              <w:sdtPr>
                <w:tag w:val="goog_rdk_0"/>
                <w:id w:val="-770080276"/>
              </w:sdtPr>
              <w:sdtContent/>
            </w:sdt>
            <w:r w:rsidR="0085406E">
              <w:t>Velásquez-Restrepo, M.</w:t>
            </w:r>
            <w:r>
              <w:t>,</w:t>
            </w:r>
            <w:r w:rsidR="0085406E">
              <w:t xml:space="preserve"> 2</w:t>
            </w:r>
            <w:r>
              <w:t>023)</w:t>
            </w:r>
          </w:p>
        </w:tc>
      </w:tr>
      <w:tr w:rsidR="002148CD" w14:paraId="307FC0EB" w14:textId="77777777">
        <w:trPr>
          <w:trHeight w:val="983"/>
          <w:jc w:val="center"/>
        </w:trPr>
        <w:tc>
          <w:tcPr>
            <w:tcW w:w="2351" w:type="dxa"/>
            <w:tcBorders>
              <w:top w:val="single" w:sz="12" w:space="0" w:color="538135"/>
              <w:bottom w:val="single" w:sz="12" w:space="0" w:color="538135"/>
            </w:tcBorders>
            <w:vAlign w:val="center"/>
          </w:tcPr>
          <w:p w14:paraId="00000019" w14:textId="77777777" w:rsidR="002148CD" w:rsidRDefault="002F7A5F">
            <w:pPr>
              <w:spacing w:before="60"/>
              <w:jc w:val="center"/>
              <w:rPr>
                <w:b/>
              </w:rPr>
            </w:pPr>
            <w:r>
              <w:rPr>
                <w:b/>
              </w:rPr>
              <w:t>Referencia</w:t>
            </w:r>
          </w:p>
          <w:p w14:paraId="0000001A" w14:textId="77777777" w:rsidR="002148CD" w:rsidRDefault="002148CD">
            <w:pPr>
              <w:jc w:val="center"/>
            </w:pPr>
          </w:p>
          <w:p w14:paraId="0000001B" w14:textId="77777777" w:rsidR="002148CD" w:rsidRDefault="002F7A5F">
            <w:pPr>
              <w:jc w:val="center"/>
            </w:pPr>
            <w:r>
              <w:rPr>
                <w:b/>
              </w:rPr>
              <w:t>Estilo APA 7 (2020)</w:t>
            </w:r>
          </w:p>
        </w:tc>
        <w:tc>
          <w:tcPr>
            <w:tcW w:w="7053" w:type="dxa"/>
            <w:tcBorders>
              <w:top w:val="single" w:sz="12" w:space="0" w:color="538135"/>
              <w:bottom w:val="single" w:sz="12" w:space="0" w:color="538135"/>
            </w:tcBorders>
          </w:tcPr>
          <w:p w14:paraId="0000001C" w14:textId="205D0D1A" w:rsidR="002148CD" w:rsidRDefault="00000000">
            <w:pPr>
              <w:spacing w:before="60" w:after="60" w:line="276" w:lineRule="auto"/>
              <w:ind w:left="709" w:hanging="709"/>
            </w:pPr>
            <w:sdt>
              <w:sdtPr>
                <w:tag w:val="goog_rdk_1"/>
                <w:id w:val="752008241"/>
              </w:sdtPr>
              <w:sdtContent>
                <w:r w:rsidR="0085406E">
                  <w:t>Velasquez-Restrepo M.</w:t>
                </w:r>
              </w:sdtContent>
            </w:sdt>
            <w:r w:rsidR="0085406E">
              <w:t xml:space="preserve"> (</w:t>
            </w:r>
            <w:r w:rsidR="002F7A5F">
              <w:t xml:space="preserve">2023). </w:t>
            </w:r>
            <w:r w:rsidR="0085406E" w:rsidRPr="0085406E">
              <w:rPr>
                <w:i/>
              </w:rPr>
              <w:t>Complementariedad del sistema eléctrico colombiano</w:t>
            </w:r>
            <w:r w:rsidR="0085406E">
              <w:rPr>
                <w:i/>
              </w:rPr>
              <w:t xml:space="preserve">. </w:t>
            </w:r>
            <w:r w:rsidR="002F7A5F">
              <w:t>Trabajo de grado especialización. Universidad de Antioquia, Medellín, Colombia.</w:t>
            </w:r>
          </w:p>
        </w:tc>
      </w:tr>
    </w:tbl>
    <w:p w14:paraId="0000001D" w14:textId="77777777" w:rsidR="002148CD" w:rsidRDefault="002F7A5F">
      <w:pPr>
        <w:jc w:val="left"/>
        <w:rPr>
          <w:b/>
        </w:rPr>
      </w:pPr>
      <w:r>
        <w:rPr>
          <w:b/>
          <w:noProof/>
          <w:lang w:val="en-US"/>
        </w:rPr>
        <w:drawing>
          <wp:inline distT="0" distB="0" distL="0" distR="0" wp14:anchorId="49FB0E23" wp14:editId="3F5A21BE">
            <wp:extent cx="803637" cy="303715"/>
            <wp:effectExtent l="0" t="0" r="0" b="0"/>
            <wp:docPr id="397041593"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0"/>
                    <a:srcRect/>
                    <a:stretch>
                      <a:fillRect/>
                    </a:stretch>
                  </pic:blipFill>
                  <pic:spPr>
                    <a:xfrm>
                      <a:off x="0" y="0"/>
                      <a:ext cx="803637" cy="303715"/>
                    </a:xfrm>
                    <a:prstGeom prst="rect">
                      <a:avLst/>
                    </a:prstGeom>
                    <a:ln/>
                  </pic:spPr>
                </pic:pic>
              </a:graphicData>
            </a:graphic>
          </wp:inline>
        </w:drawing>
      </w:r>
      <w:r>
        <w:rPr>
          <w:b/>
        </w:rPr>
        <w:t xml:space="preserve"> </w:t>
      </w:r>
      <w:r>
        <w:rPr>
          <w:noProof/>
          <w:lang w:val="en-US"/>
        </w:rPr>
        <w:drawing>
          <wp:inline distT="0" distB="0" distL="0" distR="0" wp14:anchorId="7FCD455E" wp14:editId="00EB3511">
            <wp:extent cx="750563" cy="261288"/>
            <wp:effectExtent l="0" t="0" r="0" b="0"/>
            <wp:docPr id="397041592" name="image5.png" descr="Creative Commons en periodismo: qué es y cómo usarlo"/>
            <wp:cNvGraphicFramePr/>
            <a:graphic xmlns:a="http://schemas.openxmlformats.org/drawingml/2006/main">
              <a:graphicData uri="http://schemas.openxmlformats.org/drawingml/2006/picture">
                <pic:pic xmlns:pic="http://schemas.openxmlformats.org/drawingml/2006/picture">
                  <pic:nvPicPr>
                    <pic:cNvPr id="0" name="image5.png" descr="Creative Commons en periodismo: qué es y cómo usarlo"/>
                    <pic:cNvPicPr preferRelativeResize="0"/>
                  </pic:nvPicPr>
                  <pic:blipFill>
                    <a:blip r:embed="rId11"/>
                    <a:srcRect t="9349" r="2980" b="7723"/>
                    <a:stretch>
                      <a:fillRect/>
                    </a:stretch>
                  </pic:blipFill>
                  <pic:spPr>
                    <a:xfrm>
                      <a:off x="0" y="0"/>
                      <a:ext cx="750563" cy="261288"/>
                    </a:xfrm>
                    <a:prstGeom prst="rect">
                      <a:avLst/>
                    </a:prstGeom>
                    <a:ln/>
                  </pic:spPr>
                </pic:pic>
              </a:graphicData>
            </a:graphic>
          </wp:inline>
        </w:drawing>
      </w:r>
    </w:p>
    <w:p w14:paraId="0000001E" w14:textId="77777777" w:rsidR="002148CD" w:rsidRDefault="002148CD">
      <w:pPr>
        <w:rPr>
          <w:sz w:val="20"/>
          <w:szCs w:val="20"/>
        </w:rPr>
      </w:pPr>
      <w:bookmarkStart w:id="4" w:name="_heading=h.2et92p0" w:colFirst="0" w:colLast="0"/>
      <w:bookmarkEnd w:id="4"/>
    </w:p>
    <w:p w14:paraId="0000001F" w14:textId="77777777" w:rsidR="002148CD" w:rsidRDefault="002148CD">
      <w:pPr>
        <w:rPr>
          <w:sz w:val="20"/>
          <w:szCs w:val="20"/>
        </w:rPr>
      </w:pPr>
      <w:bookmarkStart w:id="5" w:name="_heading=h.tyjcwt" w:colFirst="0" w:colLast="0"/>
      <w:bookmarkEnd w:id="5"/>
    </w:p>
    <w:p w14:paraId="00000020" w14:textId="4DE697B3" w:rsidR="002148CD" w:rsidRDefault="002F7A5F">
      <w:pPr>
        <w:spacing w:before="120" w:after="120" w:line="276" w:lineRule="auto"/>
        <w:jc w:val="left"/>
        <w:rPr>
          <w:sz w:val="20"/>
          <w:szCs w:val="20"/>
        </w:rPr>
      </w:pPr>
      <w:bookmarkStart w:id="6" w:name="_heading=h.3dy6vkm" w:colFirst="0" w:colLast="0"/>
      <w:bookmarkEnd w:id="6"/>
      <w:r>
        <w:rPr>
          <w:sz w:val="20"/>
          <w:szCs w:val="20"/>
        </w:rPr>
        <w:t xml:space="preserve">Especialización en Analítica y Ciencia de Datos, </w:t>
      </w:r>
      <w:sdt>
        <w:sdtPr>
          <w:tag w:val="goog_rdk_2"/>
          <w:id w:val="1613856284"/>
        </w:sdtPr>
        <w:sdtContent/>
      </w:sdt>
      <w:r>
        <w:rPr>
          <w:sz w:val="20"/>
          <w:szCs w:val="20"/>
        </w:rPr>
        <w:t>Cohorte</w:t>
      </w:r>
      <w:r>
        <w:rPr>
          <w:b/>
          <w:sz w:val="20"/>
          <w:szCs w:val="20"/>
        </w:rPr>
        <w:t xml:space="preserve"> </w:t>
      </w:r>
      <w:r w:rsidR="0085406E">
        <w:rPr>
          <w:sz w:val="20"/>
          <w:szCs w:val="20"/>
        </w:rPr>
        <w:t xml:space="preserve">VI. </w:t>
      </w:r>
    </w:p>
    <w:p w14:paraId="00000021" w14:textId="77777777" w:rsidR="002148CD" w:rsidRDefault="002F7A5F">
      <w:pPr>
        <w:spacing w:before="120" w:after="120" w:line="276" w:lineRule="auto"/>
        <w:jc w:val="left"/>
        <w:rPr>
          <w:sz w:val="20"/>
          <w:szCs w:val="20"/>
        </w:rPr>
      </w:pPr>
      <w:r>
        <w:rPr>
          <w:sz w:val="20"/>
          <w:szCs w:val="20"/>
        </w:rPr>
        <w:t>Centro de Investigación Ambientales y de Ingeniería (CIA)</w:t>
      </w:r>
      <w:r>
        <w:t>.</w:t>
      </w:r>
      <w:r>
        <w:rPr>
          <w:sz w:val="20"/>
          <w:szCs w:val="20"/>
        </w:rPr>
        <w:t xml:space="preserve"> </w:t>
      </w:r>
    </w:p>
    <w:p w14:paraId="00000022" w14:textId="77777777" w:rsidR="002148CD" w:rsidRDefault="002148CD">
      <w:pPr>
        <w:spacing w:before="120" w:after="120" w:line="276" w:lineRule="auto"/>
        <w:jc w:val="left"/>
        <w:rPr>
          <w:sz w:val="20"/>
          <w:szCs w:val="20"/>
        </w:rPr>
      </w:pPr>
    </w:p>
    <w:p w14:paraId="00000023" w14:textId="77777777" w:rsidR="002148CD" w:rsidRDefault="002148CD">
      <w:pPr>
        <w:spacing w:before="120" w:after="120" w:line="276" w:lineRule="auto"/>
        <w:jc w:val="left"/>
        <w:rPr>
          <w:sz w:val="20"/>
          <w:szCs w:val="20"/>
        </w:rPr>
      </w:pPr>
    </w:p>
    <w:p w14:paraId="00000024" w14:textId="77777777" w:rsidR="002148CD" w:rsidRDefault="002148CD">
      <w:pPr>
        <w:spacing w:line="276" w:lineRule="auto"/>
        <w:jc w:val="left"/>
        <w:rPr>
          <w:sz w:val="20"/>
          <w:szCs w:val="20"/>
        </w:rPr>
      </w:pPr>
    </w:p>
    <w:p w14:paraId="00000025" w14:textId="77777777" w:rsidR="002148CD" w:rsidRDefault="002148CD">
      <w:pPr>
        <w:rPr>
          <w:sz w:val="20"/>
          <w:szCs w:val="20"/>
        </w:rPr>
      </w:pPr>
      <w:bookmarkStart w:id="7" w:name="_heading=h.1t3h5sf" w:colFirst="0" w:colLast="0"/>
      <w:bookmarkEnd w:id="7"/>
    </w:p>
    <w:tbl>
      <w:tblPr>
        <w:tblStyle w:val="a0"/>
        <w:tblW w:w="4678" w:type="dxa"/>
        <w:tblBorders>
          <w:top w:val="nil"/>
          <w:left w:val="nil"/>
          <w:bottom w:val="nil"/>
          <w:right w:val="nil"/>
          <w:insideH w:val="nil"/>
          <w:insideV w:val="nil"/>
        </w:tblBorders>
        <w:tblLayout w:type="fixed"/>
        <w:tblLook w:val="0400" w:firstRow="0" w:lastRow="0" w:firstColumn="0" w:lastColumn="0" w:noHBand="0" w:noVBand="1"/>
      </w:tblPr>
      <w:tblGrid>
        <w:gridCol w:w="2410"/>
        <w:gridCol w:w="2268"/>
      </w:tblGrid>
      <w:tr w:rsidR="002148CD" w14:paraId="77B41840" w14:textId="77777777">
        <w:tc>
          <w:tcPr>
            <w:tcW w:w="2410" w:type="dxa"/>
            <w:vAlign w:val="center"/>
          </w:tcPr>
          <w:p w14:paraId="00000026" w14:textId="77777777" w:rsidR="002148CD" w:rsidRDefault="002F7A5F">
            <w:r>
              <w:rPr>
                <w:noProof/>
                <w:lang w:val="en-US"/>
              </w:rPr>
              <w:drawing>
                <wp:inline distT="0" distB="0" distL="0" distR="0" wp14:anchorId="5A5F81D9" wp14:editId="1D055646">
                  <wp:extent cx="1254906" cy="452526"/>
                  <wp:effectExtent l="0" t="0" r="0" b="0"/>
                  <wp:docPr id="3970415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1254906" cy="452526"/>
                          </a:xfrm>
                          <a:prstGeom prst="rect">
                            <a:avLst/>
                          </a:prstGeom>
                          <a:ln/>
                        </pic:spPr>
                      </pic:pic>
                    </a:graphicData>
                  </a:graphic>
                </wp:inline>
              </w:drawing>
            </w:r>
          </w:p>
        </w:tc>
        <w:tc>
          <w:tcPr>
            <w:tcW w:w="2268" w:type="dxa"/>
            <w:vAlign w:val="center"/>
          </w:tcPr>
          <w:p w14:paraId="00000027" w14:textId="77777777" w:rsidR="002148CD" w:rsidRDefault="002F7A5F">
            <w:r>
              <w:rPr>
                <w:noProof/>
                <w:lang w:val="en-US"/>
              </w:rPr>
              <w:drawing>
                <wp:inline distT="0" distB="0" distL="0" distR="0" wp14:anchorId="70CB84B5" wp14:editId="4AAF0652">
                  <wp:extent cx="1249544" cy="458044"/>
                  <wp:effectExtent l="0" t="0" r="0" b="0"/>
                  <wp:docPr id="397041594" name="image10.png" descr="Diagrama&#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0.png" descr="Diagrama&#10;&#10;Descripción generada automáticamente con confianza media"/>
                          <pic:cNvPicPr preferRelativeResize="0"/>
                        </pic:nvPicPr>
                        <pic:blipFill>
                          <a:blip r:embed="rId13"/>
                          <a:srcRect l="13612" t="26360" r="13866" b="26901"/>
                          <a:stretch>
                            <a:fillRect/>
                          </a:stretch>
                        </pic:blipFill>
                        <pic:spPr>
                          <a:xfrm>
                            <a:off x="0" y="0"/>
                            <a:ext cx="1249544" cy="458044"/>
                          </a:xfrm>
                          <a:prstGeom prst="rect">
                            <a:avLst/>
                          </a:prstGeom>
                          <a:ln/>
                        </pic:spPr>
                      </pic:pic>
                    </a:graphicData>
                  </a:graphic>
                </wp:inline>
              </w:drawing>
            </w:r>
          </w:p>
        </w:tc>
      </w:tr>
    </w:tbl>
    <w:p w14:paraId="00000028" w14:textId="77777777" w:rsidR="002148CD" w:rsidRDefault="002F7A5F">
      <w:pPr>
        <w:spacing w:before="120" w:after="120" w:line="240" w:lineRule="auto"/>
        <w:jc w:val="left"/>
        <w:rPr>
          <w:sz w:val="20"/>
          <w:szCs w:val="20"/>
        </w:rPr>
      </w:pPr>
      <w:bookmarkStart w:id="8" w:name="_heading=h.4d34og8" w:colFirst="0" w:colLast="0"/>
      <w:bookmarkEnd w:id="8"/>
      <w:r>
        <w:rPr>
          <w:sz w:val="20"/>
          <w:szCs w:val="20"/>
        </w:rPr>
        <w:t>Centro de Documentación Ingeniería (</w:t>
      </w:r>
      <w:proofErr w:type="spellStart"/>
      <w:r>
        <w:rPr>
          <w:sz w:val="20"/>
          <w:szCs w:val="20"/>
        </w:rPr>
        <w:t>CENDOI</w:t>
      </w:r>
      <w:proofErr w:type="spellEnd"/>
      <w:r>
        <w:rPr>
          <w:sz w:val="20"/>
          <w:szCs w:val="20"/>
        </w:rPr>
        <w:t>)</w:t>
      </w:r>
    </w:p>
    <w:p w14:paraId="00000029" w14:textId="77777777" w:rsidR="002148CD" w:rsidRDefault="002148CD">
      <w:pPr>
        <w:spacing w:before="120" w:after="120" w:line="240" w:lineRule="auto"/>
        <w:rPr>
          <w:b/>
          <w:sz w:val="20"/>
          <w:szCs w:val="20"/>
        </w:rPr>
      </w:pPr>
    </w:p>
    <w:p w14:paraId="0000002A" w14:textId="77777777" w:rsidR="002148CD" w:rsidRDefault="002F7A5F">
      <w:pPr>
        <w:spacing w:before="120" w:after="120" w:line="240" w:lineRule="auto"/>
        <w:rPr>
          <w:sz w:val="20"/>
          <w:szCs w:val="20"/>
        </w:rPr>
      </w:pPr>
      <w:r>
        <w:rPr>
          <w:b/>
          <w:sz w:val="20"/>
          <w:szCs w:val="20"/>
        </w:rPr>
        <w:t>Repositorio Institucional:</w:t>
      </w:r>
      <w:r>
        <w:rPr>
          <w:sz w:val="20"/>
          <w:szCs w:val="20"/>
        </w:rPr>
        <w:t xml:space="preserve"> http://bibliotecadigital.udea.edu.co</w:t>
      </w:r>
    </w:p>
    <w:p w14:paraId="0000002B" w14:textId="77777777" w:rsidR="002148CD" w:rsidRDefault="002148CD">
      <w:pPr>
        <w:rPr>
          <w:sz w:val="20"/>
          <w:szCs w:val="20"/>
        </w:rPr>
      </w:pPr>
    </w:p>
    <w:p w14:paraId="0000002C" w14:textId="77777777" w:rsidR="002148CD" w:rsidRDefault="002F7A5F">
      <w:pPr>
        <w:rPr>
          <w:sz w:val="20"/>
          <w:szCs w:val="20"/>
        </w:rPr>
      </w:pPr>
      <w:r>
        <w:rPr>
          <w:sz w:val="20"/>
          <w:szCs w:val="20"/>
        </w:rPr>
        <w:t>Universidad de Antioquia - www.udea.edu.co</w:t>
      </w:r>
    </w:p>
    <w:p w14:paraId="0000002D" w14:textId="77777777" w:rsidR="002148CD" w:rsidRDefault="002F7A5F">
      <w:pPr>
        <w:spacing w:line="240" w:lineRule="auto"/>
        <w:jc w:val="left"/>
        <w:rPr>
          <w:sz w:val="20"/>
          <w:szCs w:val="20"/>
        </w:rPr>
      </w:pPr>
      <w:r>
        <w:rPr>
          <w:sz w:val="20"/>
          <w:szCs w:val="20"/>
        </w:rPr>
        <w:t xml:space="preserve">Rector: John Jairo Arboleda </w:t>
      </w:r>
      <w:proofErr w:type="spellStart"/>
      <w:r>
        <w:rPr>
          <w:sz w:val="20"/>
          <w:szCs w:val="20"/>
        </w:rPr>
        <w:t>Céspedes</w:t>
      </w:r>
      <w:proofErr w:type="spellEnd"/>
      <w:r>
        <w:rPr>
          <w:sz w:val="20"/>
          <w:szCs w:val="20"/>
        </w:rPr>
        <w:t>.</w:t>
      </w:r>
    </w:p>
    <w:p w14:paraId="0000002E" w14:textId="77777777" w:rsidR="002148CD" w:rsidRDefault="002F7A5F">
      <w:pPr>
        <w:spacing w:line="240" w:lineRule="auto"/>
        <w:jc w:val="left"/>
        <w:rPr>
          <w:sz w:val="20"/>
          <w:szCs w:val="20"/>
        </w:rPr>
      </w:pPr>
      <w:r>
        <w:rPr>
          <w:sz w:val="20"/>
          <w:szCs w:val="20"/>
        </w:rPr>
        <w:t>Decano: Julio Cesar Saldarriaga Molina</w:t>
      </w:r>
    </w:p>
    <w:p w14:paraId="0000002F" w14:textId="77777777" w:rsidR="002148CD" w:rsidRDefault="002F7A5F">
      <w:pPr>
        <w:jc w:val="left"/>
        <w:rPr>
          <w:sz w:val="20"/>
          <w:szCs w:val="20"/>
        </w:rPr>
      </w:pPr>
      <w:r>
        <w:rPr>
          <w:sz w:val="20"/>
          <w:szCs w:val="20"/>
        </w:rPr>
        <w:t xml:space="preserve">Jefe departamento: Diego José Luis </w:t>
      </w:r>
      <w:proofErr w:type="spellStart"/>
      <w:r>
        <w:rPr>
          <w:sz w:val="20"/>
          <w:szCs w:val="20"/>
        </w:rPr>
        <w:t>Botia</w:t>
      </w:r>
      <w:proofErr w:type="spellEnd"/>
      <w:r>
        <w:rPr>
          <w:sz w:val="20"/>
          <w:szCs w:val="20"/>
        </w:rPr>
        <w:t xml:space="preserve"> Valderrama</w:t>
      </w:r>
    </w:p>
    <w:p w14:paraId="00000030" w14:textId="77777777" w:rsidR="002148CD" w:rsidRDefault="002148CD">
      <w:pPr>
        <w:spacing w:line="276" w:lineRule="auto"/>
        <w:rPr>
          <w:sz w:val="20"/>
          <w:szCs w:val="20"/>
        </w:rPr>
      </w:pPr>
    </w:p>
    <w:p w14:paraId="00000031" w14:textId="77777777" w:rsidR="002148CD" w:rsidRDefault="002F7A5F">
      <w:pPr>
        <w:spacing w:line="276" w:lineRule="auto"/>
      </w:pPr>
      <w:r>
        <w:rPr>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p>
    <w:p w14:paraId="00000032" w14:textId="77777777" w:rsidR="002148CD" w:rsidRDefault="002F7A5F">
      <w:pPr>
        <w:spacing w:after="160" w:line="259" w:lineRule="auto"/>
        <w:jc w:val="left"/>
        <w:rPr>
          <w:b/>
        </w:rPr>
      </w:pPr>
      <w:r>
        <w:br w:type="page"/>
      </w:r>
    </w:p>
    <w:sdt>
      <w:sdtPr>
        <w:tag w:val="goog_rdk_6"/>
        <w:id w:val="1211146894"/>
      </w:sdtPr>
      <w:sdtContent>
        <w:p w14:paraId="00000033" w14:textId="3CD3DAD2" w:rsidR="002148CD" w:rsidRDefault="00000000">
          <w:pPr>
            <w:jc w:val="center"/>
            <w:rPr>
              <w:del w:id="9" w:author="Author" w:date="2023-10-27T23:34:00Z"/>
              <w:b/>
              <w:sz w:val="20"/>
              <w:szCs w:val="20"/>
            </w:rPr>
          </w:pPr>
          <w:sdt>
            <w:sdtPr>
              <w:tag w:val="goog_rdk_4"/>
              <w:id w:val="-11999295"/>
            </w:sdtPr>
            <w:sdtContent>
              <w:sdt>
                <w:sdtPr>
                  <w:tag w:val="goog_rdk_5"/>
                  <w:id w:val="-1507505115"/>
                  <w:showingPlcHdr/>
                </w:sdtPr>
                <w:sdtContent>
                  <w:r w:rsidR="00F65A5D">
                    <w:t xml:space="preserve">     </w:t>
                  </w:r>
                </w:sdtContent>
              </w:sdt>
            </w:sdtContent>
          </w:sdt>
        </w:p>
      </w:sdtContent>
    </w:sdt>
    <w:p w14:paraId="00000034" w14:textId="77777777" w:rsidR="002148CD" w:rsidRDefault="002148CD">
      <w:pPr>
        <w:jc w:val="center"/>
        <w:rPr>
          <w:b/>
          <w:sz w:val="20"/>
          <w:szCs w:val="20"/>
        </w:rPr>
      </w:pPr>
    </w:p>
    <w:p w14:paraId="00000035" w14:textId="77777777" w:rsidR="002148CD" w:rsidRDefault="002148CD">
      <w:pPr>
        <w:pBdr>
          <w:top w:val="nil"/>
          <w:left w:val="nil"/>
          <w:bottom w:val="nil"/>
          <w:right w:val="nil"/>
          <w:between w:val="nil"/>
        </w:pBdr>
        <w:spacing w:line="480" w:lineRule="auto"/>
        <w:ind w:left="360"/>
        <w:jc w:val="left"/>
        <w:rPr>
          <w:color w:val="000000"/>
          <w:sz w:val="20"/>
          <w:szCs w:val="20"/>
        </w:rPr>
      </w:pPr>
    </w:p>
    <w:p w14:paraId="00000036" w14:textId="77777777" w:rsidR="002148CD" w:rsidRDefault="002F7A5F">
      <w:pPr>
        <w:jc w:val="center"/>
      </w:pPr>
      <w:r>
        <w:rPr>
          <w:b/>
        </w:rPr>
        <w:t>Dedicatoria</w:t>
      </w:r>
    </w:p>
    <w:p w14:paraId="00000037" w14:textId="6863FC46" w:rsidR="002148CD" w:rsidRDefault="00F65A5D" w:rsidP="00F65A5D">
      <w:pPr>
        <w:tabs>
          <w:tab w:val="left" w:pos="8325"/>
        </w:tabs>
        <w:jc w:val="left"/>
      </w:pPr>
      <w:r>
        <w:tab/>
      </w:r>
    </w:p>
    <w:p w14:paraId="00000038" w14:textId="3E1E9CEE" w:rsidR="002148CD" w:rsidRDefault="002F7A5F">
      <w:pPr>
        <w:tabs>
          <w:tab w:val="center" w:pos="4702"/>
          <w:tab w:val="right" w:pos="9404"/>
        </w:tabs>
        <w:jc w:val="left"/>
      </w:pPr>
      <w:r>
        <w:tab/>
      </w:r>
      <w:r w:rsidR="00FC6F7F">
        <w:t>Siempre a ella.</w:t>
      </w:r>
      <w:r>
        <w:tab/>
      </w:r>
    </w:p>
    <w:p w14:paraId="00000039" w14:textId="77777777" w:rsidR="002148CD" w:rsidRDefault="002F7A5F">
      <w:r>
        <w:tab/>
      </w:r>
    </w:p>
    <w:p w14:paraId="0000003A" w14:textId="77777777" w:rsidR="002148CD" w:rsidRDefault="002148CD"/>
    <w:p w14:paraId="0000003B" w14:textId="77777777" w:rsidR="002148CD" w:rsidRDefault="002F7A5F">
      <w:pPr>
        <w:tabs>
          <w:tab w:val="left" w:pos="7305"/>
        </w:tabs>
      </w:pPr>
      <w:r>
        <w:tab/>
      </w:r>
    </w:p>
    <w:p w14:paraId="0000003C" w14:textId="77777777" w:rsidR="002148CD" w:rsidRDefault="002148CD"/>
    <w:p w14:paraId="0000003D" w14:textId="77777777" w:rsidR="002148CD" w:rsidRDefault="002148CD"/>
    <w:p w14:paraId="0000003E" w14:textId="77777777" w:rsidR="002148CD" w:rsidRDefault="002148CD"/>
    <w:p w14:paraId="0000003F" w14:textId="77777777" w:rsidR="002148CD" w:rsidRDefault="002148CD"/>
    <w:p w14:paraId="00000040" w14:textId="77777777" w:rsidR="002148CD" w:rsidRDefault="002148CD"/>
    <w:p w14:paraId="00000041" w14:textId="77777777" w:rsidR="002148CD" w:rsidRDefault="002148CD"/>
    <w:p w14:paraId="00000042" w14:textId="77777777" w:rsidR="002148CD" w:rsidRDefault="002148CD"/>
    <w:p w14:paraId="00000043" w14:textId="77777777" w:rsidR="002148CD" w:rsidRDefault="002F7A5F">
      <w:pPr>
        <w:jc w:val="center"/>
      </w:pPr>
      <w:r>
        <w:rPr>
          <w:b/>
        </w:rPr>
        <w:t>Agradecimientos</w:t>
      </w:r>
    </w:p>
    <w:p w14:paraId="00000044" w14:textId="77777777" w:rsidR="002148CD" w:rsidRDefault="002148CD">
      <w:pPr>
        <w:jc w:val="center"/>
      </w:pPr>
    </w:p>
    <w:p w14:paraId="00000045" w14:textId="77777777" w:rsidR="002148CD" w:rsidRDefault="002F7A5F">
      <w:pPr>
        <w:jc w:val="center"/>
      </w:pPr>
      <w:r w:rsidRPr="00AB63CA">
        <w:rPr>
          <w:highlight w:val="yellow"/>
        </w:rPr>
        <w:t>Texto de agradecimientos centrado.</w:t>
      </w:r>
    </w:p>
    <w:p w14:paraId="00000046" w14:textId="77777777" w:rsidR="002148CD" w:rsidRDefault="002148CD"/>
    <w:p w14:paraId="00000047" w14:textId="77777777" w:rsidR="002148CD" w:rsidRDefault="002F7A5F">
      <w:r>
        <w:tab/>
      </w:r>
    </w:p>
    <w:p w14:paraId="00000048" w14:textId="77777777" w:rsidR="002148CD" w:rsidRDefault="002148CD"/>
    <w:p w14:paraId="00000049" w14:textId="77777777" w:rsidR="002148CD" w:rsidRDefault="002148CD"/>
    <w:p w14:paraId="0000004A" w14:textId="77777777" w:rsidR="002148CD" w:rsidRDefault="002148CD"/>
    <w:p w14:paraId="0000004B" w14:textId="77777777" w:rsidR="002148CD" w:rsidRDefault="002F7A5F">
      <w:pPr>
        <w:spacing w:after="160" w:line="259" w:lineRule="auto"/>
        <w:jc w:val="left"/>
      </w:pPr>
      <w:r>
        <w:br w:type="page"/>
      </w:r>
    </w:p>
    <w:p w14:paraId="0000004C" w14:textId="77777777" w:rsidR="002148CD" w:rsidRDefault="002F7A5F">
      <w:pPr>
        <w:jc w:val="center"/>
        <w:rPr>
          <w:b/>
        </w:rPr>
      </w:pPr>
      <w:r>
        <w:rPr>
          <w:b/>
        </w:rPr>
        <w:lastRenderedPageBreak/>
        <w:t>Tabla de contenido</w:t>
      </w:r>
    </w:p>
    <w:p w14:paraId="0000004D" w14:textId="77777777" w:rsidR="002148CD" w:rsidRDefault="002148CD">
      <w:pPr>
        <w:spacing w:after="160" w:line="259" w:lineRule="auto"/>
        <w:jc w:val="left"/>
      </w:pPr>
    </w:p>
    <w:sdt>
      <w:sdtPr>
        <w:rPr>
          <w:rFonts w:eastAsia="Times New Roman" w:cs="Times New Roman"/>
          <w:b w:val="0"/>
          <w:szCs w:val="24"/>
          <w:lang w:val="es-ES" w:eastAsia="en-US"/>
        </w:rPr>
        <w:id w:val="-617761930"/>
        <w:docPartObj>
          <w:docPartGallery w:val="Table of Contents"/>
          <w:docPartUnique/>
        </w:docPartObj>
      </w:sdtPr>
      <w:sdtEndPr>
        <w:rPr>
          <w:bCs/>
        </w:rPr>
      </w:sdtEndPr>
      <w:sdtContent>
        <w:p w14:paraId="5CB481DB" w14:textId="60F68D49" w:rsidR="008D6B45" w:rsidRDefault="008D6B45">
          <w:pPr>
            <w:pStyle w:val="TtuloTDC"/>
          </w:pPr>
          <w:r>
            <w:rPr>
              <w:lang w:val="es-ES"/>
            </w:rPr>
            <w:t>Contenido</w:t>
          </w:r>
        </w:p>
        <w:p w14:paraId="3E4C4D8A" w14:textId="2D267091" w:rsidR="008D6B45" w:rsidRDefault="008D6B45">
          <w:pPr>
            <w:pStyle w:val="TDC1"/>
            <w:rPr>
              <w:rFonts w:asciiTheme="minorHAnsi" w:eastAsiaTheme="minorEastAsia" w:hAnsiTheme="minorHAnsi" w:cstheme="minorBidi"/>
              <w:noProof/>
              <w:kern w:val="2"/>
              <w:sz w:val="22"/>
              <w:szCs w:val="22"/>
              <w:lang w:eastAsia="es-CO"/>
              <w14:ligatures w14:val="standardContextual"/>
            </w:rPr>
          </w:pPr>
          <w:r>
            <w:fldChar w:fldCharType="begin"/>
          </w:r>
          <w:r>
            <w:instrText xml:space="preserve"> TOC \o "1-3" \h \z \u </w:instrText>
          </w:r>
          <w:r>
            <w:fldChar w:fldCharType="separate"/>
          </w:r>
          <w:hyperlink w:anchor="_Toc151236207" w:history="1">
            <w:r w:rsidRPr="006D6D0D">
              <w:rPr>
                <w:rStyle w:val="Hipervnculo"/>
                <w:noProof/>
              </w:rPr>
              <w:t>Resumen</w:t>
            </w:r>
            <w:r>
              <w:rPr>
                <w:noProof/>
                <w:webHidden/>
              </w:rPr>
              <w:tab/>
            </w:r>
            <w:r>
              <w:rPr>
                <w:noProof/>
                <w:webHidden/>
              </w:rPr>
              <w:fldChar w:fldCharType="begin"/>
            </w:r>
            <w:r>
              <w:rPr>
                <w:noProof/>
                <w:webHidden/>
              </w:rPr>
              <w:instrText xml:space="preserve"> PAGEREF _Toc151236207 \h </w:instrText>
            </w:r>
            <w:r>
              <w:rPr>
                <w:noProof/>
                <w:webHidden/>
              </w:rPr>
            </w:r>
            <w:r>
              <w:rPr>
                <w:noProof/>
                <w:webHidden/>
              </w:rPr>
              <w:fldChar w:fldCharType="separate"/>
            </w:r>
            <w:r>
              <w:rPr>
                <w:noProof/>
                <w:webHidden/>
              </w:rPr>
              <w:t>7</w:t>
            </w:r>
            <w:r>
              <w:rPr>
                <w:noProof/>
                <w:webHidden/>
              </w:rPr>
              <w:fldChar w:fldCharType="end"/>
            </w:r>
          </w:hyperlink>
        </w:p>
        <w:p w14:paraId="104775D0" w14:textId="3A69E764" w:rsidR="008D6B45" w:rsidRDefault="00000000">
          <w:pPr>
            <w:pStyle w:val="TDC1"/>
            <w:rPr>
              <w:rFonts w:asciiTheme="minorHAnsi" w:eastAsiaTheme="minorEastAsia" w:hAnsiTheme="minorHAnsi" w:cstheme="minorBidi"/>
              <w:noProof/>
              <w:kern w:val="2"/>
              <w:sz w:val="22"/>
              <w:szCs w:val="22"/>
              <w:lang w:eastAsia="es-CO"/>
              <w14:ligatures w14:val="standardContextual"/>
            </w:rPr>
          </w:pPr>
          <w:hyperlink w:anchor="_Toc151236208" w:history="1">
            <w:r w:rsidR="008D6B45" w:rsidRPr="006D6D0D">
              <w:rPr>
                <w:rStyle w:val="Hipervnculo"/>
                <w:noProof/>
              </w:rPr>
              <w:t>Abstract</w:t>
            </w:r>
            <w:r w:rsidR="008D6B45">
              <w:rPr>
                <w:noProof/>
                <w:webHidden/>
              </w:rPr>
              <w:tab/>
            </w:r>
            <w:r w:rsidR="008D6B45">
              <w:rPr>
                <w:noProof/>
                <w:webHidden/>
              </w:rPr>
              <w:fldChar w:fldCharType="begin"/>
            </w:r>
            <w:r w:rsidR="008D6B45">
              <w:rPr>
                <w:noProof/>
                <w:webHidden/>
              </w:rPr>
              <w:instrText xml:space="preserve"> PAGEREF _Toc151236208 \h </w:instrText>
            </w:r>
            <w:r w:rsidR="008D6B45">
              <w:rPr>
                <w:noProof/>
                <w:webHidden/>
              </w:rPr>
            </w:r>
            <w:r w:rsidR="008D6B45">
              <w:rPr>
                <w:noProof/>
                <w:webHidden/>
              </w:rPr>
              <w:fldChar w:fldCharType="separate"/>
            </w:r>
            <w:r w:rsidR="008D6B45">
              <w:rPr>
                <w:noProof/>
                <w:webHidden/>
              </w:rPr>
              <w:t>8</w:t>
            </w:r>
            <w:r w:rsidR="008D6B45">
              <w:rPr>
                <w:noProof/>
                <w:webHidden/>
              </w:rPr>
              <w:fldChar w:fldCharType="end"/>
            </w:r>
          </w:hyperlink>
        </w:p>
        <w:p w14:paraId="207F5567" w14:textId="1CE753D0" w:rsidR="008D6B45" w:rsidRDefault="00000000">
          <w:pPr>
            <w:pStyle w:val="TDC1"/>
            <w:tabs>
              <w:tab w:val="left" w:pos="442"/>
            </w:tabs>
            <w:rPr>
              <w:rFonts w:asciiTheme="minorHAnsi" w:eastAsiaTheme="minorEastAsia" w:hAnsiTheme="minorHAnsi" w:cstheme="minorBidi"/>
              <w:noProof/>
              <w:kern w:val="2"/>
              <w:sz w:val="22"/>
              <w:szCs w:val="22"/>
              <w:lang w:eastAsia="es-CO"/>
              <w14:ligatures w14:val="standardContextual"/>
            </w:rPr>
          </w:pPr>
          <w:hyperlink w:anchor="_Toc151236209" w:history="1">
            <w:r w:rsidR="008D6B45" w:rsidRPr="006D6D0D">
              <w:rPr>
                <w:rStyle w:val="Hipervnculo"/>
                <w:noProof/>
              </w:rPr>
              <w:t>1.</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Descripción del problema</w:t>
            </w:r>
            <w:r w:rsidR="008D6B45">
              <w:rPr>
                <w:noProof/>
                <w:webHidden/>
              </w:rPr>
              <w:tab/>
            </w:r>
            <w:r w:rsidR="008D6B45">
              <w:rPr>
                <w:noProof/>
                <w:webHidden/>
              </w:rPr>
              <w:fldChar w:fldCharType="begin"/>
            </w:r>
            <w:r w:rsidR="008D6B45">
              <w:rPr>
                <w:noProof/>
                <w:webHidden/>
              </w:rPr>
              <w:instrText xml:space="preserve"> PAGEREF _Toc151236209 \h </w:instrText>
            </w:r>
            <w:r w:rsidR="008D6B45">
              <w:rPr>
                <w:noProof/>
                <w:webHidden/>
              </w:rPr>
            </w:r>
            <w:r w:rsidR="008D6B45">
              <w:rPr>
                <w:noProof/>
                <w:webHidden/>
              </w:rPr>
              <w:fldChar w:fldCharType="separate"/>
            </w:r>
            <w:r w:rsidR="008D6B45">
              <w:rPr>
                <w:noProof/>
                <w:webHidden/>
              </w:rPr>
              <w:t>9</w:t>
            </w:r>
            <w:r w:rsidR="008D6B45">
              <w:rPr>
                <w:noProof/>
                <w:webHidden/>
              </w:rPr>
              <w:fldChar w:fldCharType="end"/>
            </w:r>
          </w:hyperlink>
        </w:p>
        <w:p w14:paraId="4FFC03AB" w14:textId="6D1FEB83"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0" w:history="1">
            <w:r w:rsidR="008D6B45" w:rsidRPr="006D6D0D">
              <w:rPr>
                <w:rStyle w:val="Hipervnculo"/>
                <w:noProof/>
              </w:rPr>
              <w:t>1.1.</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Problema de negocio</w:t>
            </w:r>
            <w:r w:rsidR="008D6B45">
              <w:rPr>
                <w:noProof/>
                <w:webHidden/>
              </w:rPr>
              <w:tab/>
            </w:r>
            <w:r w:rsidR="008D6B45">
              <w:rPr>
                <w:noProof/>
                <w:webHidden/>
              </w:rPr>
              <w:fldChar w:fldCharType="begin"/>
            </w:r>
            <w:r w:rsidR="008D6B45">
              <w:rPr>
                <w:noProof/>
                <w:webHidden/>
              </w:rPr>
              <w:instrText xml:space="preserve"> PAGEREF _Toc151236210 \h </w:instrText>
            </w:r>
            <w:r w:rsidR="008D6B45">
              <w:rPr>
                <w:noProof/>
                <w:webHidden/>
              </w:rPr>
            </w:r>
            <w:r w:rsidR="008D6B45">
              <w:rPr>
                <w:noProof/>
                <w:webHidden/>
              </w:rPr>
              <w:fldChar w:fldCharType="separate"/>
            </w:r>
            <w:r w:rsidR="008D6B45">
              <w:rPr>
                <w:noProof/>
                <w:webHidden/>
              </w:rPr>
              <w:t>9</w:t>
            </w:r>
            <w:r w:rsidR="008D6B45">
              <w:rPr>
                <w:noProof/>
                <w:webHidden/>
              </w:rPr>
              <w:fldChar w:fldCharType="end"/>
            </w:r>
          </w:hyperlink>
        </w:p>
        <w:p w14:paraId="12259A41" w14:textId="221C57EE"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1" w:history="1">
            <w:r w:rsidR="008D6B45" w:rsidRPr="006D6D0D">
              <w:rPr>
                <w:rStyle w:val="Hipervnculo"/>
                <w:noProof/>
              </w:rPr>
              <w:t>1.2.</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Aproximación desde la analítica de datos</w:t>
            </w:r>
            <w:r w:rsidR="008D6B45">
              <w:rPr>
                <w:noProof/>
                <w:webHidden/>
              </w:rPr>
              <w:tab/>
            </w:r>
            <w:r w:rsidR="008D6B45">
              <w:rPr>
                <w:noProof/>
                <w:webHidden/>
              </w:rPr>
              <w:fldChar w:fldCharType="begin"/>
            </w:r>
            <w:r w:rsidR="008D6B45">
              <w:rPr>
                <w:noProof/>
                <w:webHidden/>
              </w:rPr>
              <w:instrText xml:space="preserve"> PAGEREF _Toc151236211 \h </w:instrText>
            </w:r>
            <w:r w:rsidR="008D6B45">
              <w:rPr>
                <w:noProof/>
                <w:webHidden/>
              </w:rPr>
            </w:r>
            <w:r w:rsidR="008D6B45">
              <w:rPr>
                <w:noProof/>
                <w:webHidden/>
              </w:rPr>
              <w:fldChar w:fldCharType="separate"/>
            </w:r>
            <w:r w:rsidR="008D6B45">
              <w:rPr>
                <w:noProof/>
                <w:webHidden/>
              </w:rPr>
              <w:t>10</w:t>
            </w:r>
            <w:r w:rsidR="008D6B45">
              <w:rPr>
                <w:noProof/>
                <w:webHidden/>
              </w:rPr>
              <w:fldChar w:fldCharType="end"/>
            </w:r>
          </w:hyperlink>
        </w:p>
        <w:p w14:paraId="479B6F01" w14:textId="177C2470"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2" w:history="1">
            <w:r w:rsidR="008D6B45" w:rsidRPr="006D6D0D">
              <w:rPr>
                <w:rStyle w:val="Hipervnculo"/>
                <w:noProof/>
              </w:rPr>
              <w:t>1.3.</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Origen de los datos</w:t>
            </w:r>
            <w:r w:rsidR="008D6B45">
              <w:rPr>
                <w:noProof/>
                <w:webHidden/>
              </w:rPr>
              <w:tab/>
            </w:r>
            <w:r w:rsidR="008D6B45">
              <w:rPr>
                <w:noProof/>
                <w:webHidden/>
              </w:rPr>
              <w:fldChar w:fldCharType="begin"/>
            </w:r>
            <w:r w:rsidR="008D6B45">
              <w:rPr>
                <w:noProof/>
                <w:webHidden/>
              </w:rPr>
              <w:instrText xml:space="preserve"> PAGEREF _Toc151236212 \h </w:instrText>
            </w:r>
            <w:r w:rsidR="008D6B45">
              <w:rPr>
                <w:noProof/>
                <w:webHidden/>
              </w:rPr>
            </w:r>
            <w:r w:rsidR="008D6B45">
              <w:rPr>
                <w:noProof/>
                <w:webHidden/>
              </w:rPr>
              <w:fldChar w:fldCharType="separate"/>
            </w:r>
            <w:r w:rsidR="008D6B45">
              <w:rPr>
                <w:noProof/>
                <w:webHidden/>
              </w:rPr>
              <w:t>12</w:t>
            </w:r>
            <w:r w:rsidR="008D6B45">
              <w:rPr>
                <w:noProof/>
                <w:webHidden/>
              </w:rPr>
              <w:fldChar w:fldCharType="end"/>
            </w:r>
          </w:hyperlink>
        </w:p>
        <w:p w14:paraId="30FE4677" w14:textId="1D210A59"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3" w:history="1">
            <w:r w:rsidR="008D6B45" w:rsidRPr="006D6D0D">
              <w:rPr>
                <w:rStyle w:val="Hipervnculo"/>
                <w:noProof/>
              </w:rPr>
              <w:t>1.4.</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Métricas de desempeño</w:t>
            </w:r>
            <w:r w:rsidR="008D6B45">
              <w:rPr>
                <w:noProof/>
                <w:webHidden/>
              </w:rPr>
              <w:tab/>
            </w:r>
            <w:r w:rsidR="008D6B45">
              <w:rPr>
                <w:noProof/>
                <w:webHidden/>
              </w:rPr>
              <w:fldChar w:fldCharType="begin"/>
            </w:r>
            <w:r w:rsidR="008D6B45">
              <w:rPr>
                <w:noProof/>
                <w:webHidden/>
              </w:rPr>
              <w:instrText xml:space="preserve"> PAGEREF _Toc151236213 \h </w:instrText>
            </w:r>
            <w:r w:rsidR="008D6B45">
              <w:rPr>
                <w:noProof/>
                <w:webHidden/>
              </w:rPr>
            </w:r>
            <w:r w:rsidR="008D6B45">
              <w:rPr>
                <w:noProof/>
                <w:webHidden/>
              </w:rPr>
              <w:fldChar w:fldCharType="separate"/>
            </w:r>
            <w:r w:rsidR="008D6B45">
              <w:rPr>
                <w:noProof/>
                <w:webHidden/>
              </w:rPr>
              <w:t>13</w:t>
            </w:r>
            <w:r w:rsidR="008D6B45">
              <w:rPr>
                <w:noProof/>
                <w:webHidden/>
              </w:rPr>
              <w:fldChar w:fldCharType="end"/>
            </w:r>
          </w:hyperlink>
        </w:p>
        <w:p w14:paraId="25E2198D" w14:textId="63692CDE" w:rsidR="008D6B45" w:rsidRDefault="00000000">
          <w:pPr>
            <w:pStyle w:val="TDC1"/>
            <w:tabs>
              <w:tab w:val="left" w:pos="442"/>
            </w:tabs>
            <w:rPr>
              <w:rFonts w:asciiTheme="minorHAnsi" w:eastAsiaTheme="minorEastAsia" w:hAnsiTheme="minorHAnsi" w:cstheme="minorBidi"/>
              <w:noProof/>
              <w:kern w:val="2"/>
              <w:sz w:val="22"/>
              <w:szCs w:val="22"/>
              <w:lang w:eastAsia="es-CO"/>
              <w14:ligatures w14:val="standardContextual"/>
            </w:rPr>
          </w:pPr>
          <w:hyperlink w:anchor="_Toc151236214" w:history="1">
            <w:r w:rsidR="008D6B45" w:rsidRPr="006D6D0D">
              <w:rPr>
                <w:rStyle w:val="Hipervnculo"/>
                <w:noProof/>
              </w:rPr>
              <w:t>2.</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Objetivos</w:t>
            </w:r>
            <w:r w:rsidR="008D6B45">
              <w:rPr>
                <w:noProof/>
                <w:webHidden/>
              </w:rPr>
              <w:tab/>
            </w:r>
            <w:r w:rsidR="008D6B45">
              <w:rPr>
                <w:noProof/>
                <w:webHidden/>
              </w:rPr>
              <w:fldChar w:fldCharType="begin"/>
            </w:r>
            <w:r w:rsidR="008D6B45">
              <w:rPr>
                <w:noProof/>
                <w:webHidden/>
              </w:rPr>
              <w:instrText xml:space="preserve"> PAGEREF _Toc151236214 \h </w:instrText>
            </w:r>
            <w:r w:rsidR="008D6B45">
              <w:rPr>
                <w:noProof/>
                <w:webHidden/>
              </w:rPr>
            </w:r>
            <w:r w:rsidR="008D6B45">
              <w:rPr>
                <w:noProof/>
                <w:webHidden/>
              </w:rPr>
              <w:fldChar w:fldCharType="separate"/>
            </w:r>
            <w:r w:rsidR="008D6B45">
              <w:rPr>
                <w:noProof/>
                <w:webHidden/>
              </w:rPr>
              <w:t>14</w:t>
            </w:r>
            <w:r w:rsidR="008D6B45">
              <w:rPr>
                <w:noProof/>
                <w:webHidden/>
              </w:rPr>
              <w:fldChar w:fldCharType="end"/>
            </w:r>
          </w:hyperlink>
        </w:p>
        <w:p w14:paraId="6DFAF349" w14:textId="331AB23F"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5" w:history="1">
            <w:r w:rsidR="008D6B45" w:rsidRPr="006D6D0D">
              <w:rPr>
                <w:rStyle w:val="Hipervnculo"/>
                <w:noProof/>
              </w:rPr>
              <w:t>2.1.</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Objetivo general</w:t>
            </w:r>
            <w:r w:rsidR="008D6B45">
              <w:rPr>
                <w:noProof/>
                <w:webHidden/>
              </w:rPr>
              <w:tab/>
            </w:r>
            <w:r w:rsidR="008D6B45">
              <w:rPr>
                <w:noProof/>
                <w:webHidden/>
              </w:rPr>
              <w:fldChar w:fldCharType="begin"/>
            </w:r>
            <w:r w:rsidR="008D6B45">
              <w:rPr>
                <w:noProof/>
                <w:webHidden/>
              </w:rPr>
              <w:instrText xml:space="preserve"> PAGEREF _Toc151236215 \h </w:instrText>
            </w:r>
            <w:r w:rsidR="008D6B45">
              <w:rPr>
                <w:noProof/>
                <w:webHidden/>
              </w:rPr>
            </w:r>
            <w:r w:rsidR="008D6B45">
              <w:rPr>
                <w:noProof/>
                <w:webHidden/>
              </w:rPr>
              <w:fldChar w:fldCharType="separate"/>
            </w:r>
            <w:r w:rsidR="008D6B45">
              <w:rPr>
                <w:noProof/>
                <w:webHidden/>
              </w:rPr>
              <w:t>14</w:t>
            </w:r>
            <w:r w:rsidR="008D6B45">
              <w:rPr>
                <w:noProof/>
                <w:webHidden/>
              </w:rPr>
              <w:fldChar w:fldCharType="end"/>
            </w:r>
          </w:hyperlink>
        </w:p>
        <w:p w14:paraId="4F543925" w14:textId="35E3A8F7"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6" w:history="1">
            <w:r w:rsidR="008D6B45" w:rsidRPr="006D6D0D">
              <w:rPr>
                <w:rStyle w:val="Hipervnculo"/>
                <w:noProof/>
              </w:rPr>
              <w:t>2.2.</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Objetivos específicos</w:t>
            </w:r>
            <w:r w:rsidR="008D6B45">
              <w:rPr>
                <w:noProof/>
                <w:webHidden/>
              </w:rPr>
              <w:tab/>
            </w:r>
            <w:r w:rsidR="008D6B45">
              <w:rPr>
                <w:noProof/>
                <w:webHidden/>
              </w:rPr>
              <w:fldChar w:fldCharType="begin"/>
            </w:r>
            <w:r w:rsidR="008D6B45">
              <w:rPr>
                <w:noProof/>
                <w:webHidden/>
              </w:rPr>
              <w:instrText xml:space="preserve"> PAGEREF _Toc151236216 \h </w:instrText>
            </w:r>
            <w:r w:rsidR="008D6B45">
              <w:rPr>
                <w:noProof/>
                <w:webHidden/>
              </w:rPr>
            </w:r>
            <w:r w:rsidR="008D6B45">
              <w:rPr>
                <w:noProof/>
                <w:webHidden/>
              </w:rPr>
              <w:fldChar w:fldCharType="separate"/>
            </w:r>
            <w:r w:rsidR="008D6B45">
              <w:rPr>
                <w:noProof/>
                <w:webHidden/>
              </w:rPr>
              <w:t>14</w:t>
            </w:r>
            <w:r w:rsidR="008D6B45">
              <w:rPr>
                <w:noProof/>
                <w:webHidden/>
              </w:rPr>
              <w:fldChar w:fldCharType="end"/>
            </w:r>
          </w:hyperlink>
        </w:p>
        <w:p w14:paraId="6D212392" w14:textId="38E0E5D6" w:rsidR="008D6B45" w:rsidRDefault="00000000">
          <w:pPr>
            <w:pStyle w:val="TDC1"/>
            <w:tabs>
              <w:tab w:val="left" w:pos="442"/>
            </w:tabs>
            <w:rPr>
              <w:rFonts w:asciiTheme="minorHAnsi" w:eastAsiaTheme="minorEastAsia" w:hAnsiTheme="minorHAnsi" w:cstheme="minorBidi"/>
              <w:noProof/>
              <w:kern w:val="2"/>
              <w:sz w:val="22"/>
              <w:szCs w:val="22"/>
              <w:lang w:eastAsia="es-CO"/>
              <w14:ligatures w14:val="standardContextual"/>
            </w:rPr>
          </w:pPr>
          <w:hyperlink w:anchor="_Toc151236217" w:history="1">
            <w:r w:rsidR="008D6B45" w:rsidRPr="006D6D0D">
              <w:rPr>
                <w:rStyle w:val="Hipervnculo"/>
                <w:noProof/>
              </w:rPr>
              <w:t>3.</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Datos</w:t>
            </w:r>
            <w:r w:rsidR="008D6B45">
              <w:rPr>
                <w:noProof/>
                <w:webHidden/>
              </w:rPr>
              <w:tab/>
            </w:r>
            <w:r w:rsidR="008D6B45">
              <w:rPr>
                <w:noProof/>
                <w:webHidden/>
              </w:rPr>
              <w:fldChar w:fldCharType="begin"/>
            </w:r>
            <w:r w:rsidR="008D6B45">
              <w:rPr>
                <w:noProof/>
                <w:webHidden/>
              </w:rPr>
              <w:instrText xml:space="preserve"> PAGEREF _Toc151236217 \h </w:instrText>
            </w:r>
            <w:r w:rsidR="008D6B45">
              <w:rPr>
                <w:noProof/>
                <w:webHidden/>
              </w:rPr>
            </w:r>
            <w:r w:rsidR="008D6B45">
              <w:rPr>
                <w:noProof/>
                <w:webHidden/>
              </w:rPr>
              <w:fldChar w:fldCharType="separate"/>
            </w:r>
            <w:r w:rsidR="008D6B45">
              <w:rPr>
                <w:noProof/>
                <w:webHidden/>
              </w:rPr>
              <w:t>15</w:t>
            </w:r>
            <w:r w:rsidR="008D6B45">
              <w:rPr>
                <w:noProof/>
                <w:webHidden/>
              </w:rPr>
              <w:fldChar w:fldCharType="end"/>
            </w:r>
          </w:hyperlink>
        </w:p>
        <w:p w14:paraId="2B5E7DCB" w14:textId="6A1DED68"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8" w:history="1">
            <w:r w:rsidR="008D6B45" w:rsidRPr="006D6D0D">
              <w:rPr>
                <w:rStyle w:val="Hipervnculo"/>
                <w:noProof/>
              </w:rPr>
              <w:t>3.1.</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Datos originales</w:t>
            </w:r>
            <w:r w:rsidR="008D6B45">
              <w:rPr>
                <w:noProof/>
                <w:webHidden/>
              </w:rPr>
              <w:tab/>
            </w:r>
            <w:r w:rsidR="008D6B45">
              <w:rPr>
                <w:noProof/>
                <w:webHidden/>
              </w:rPr>
              <w:fldChar w:fldCharType="begin"/>
            </w:r>
            <w:r w:rsidR="008D6B45">
              <w:rPr>
                <w:noProof/>
                <w:webHidden/>
              </w:rPr>
              <w:instrText xml:space="preserve"> PAGEREF _Toc151236218 \h </w:instrText>
            </w:r>
            <w:r w:rsidR="008D6B45">
              <w:rPr>
                <w:noProof/>
                <w:webHidden/>
              </w:rPr>
            </w:r>
            <w:r w:rsidR="008D6B45">
              <w:rPr>
                <w:noProof/>
                <w:webHidden/>
              </w:rPr>
              <w:fldChar w:fldCharType="separate"/>
            </w:r>
            <w:r w:rsidR="008D6B45">
              <w:rPr>
                <w:noProof/>
                <w:webHidden/>
              </w:rPr>
              <w:t>15</w:t>
            </w:r>
            <w:r w:rsidR="008D6B45">
              <w:rPr>
                <w:noProof/>
                <w:webHidden/>
              </w:rPr>
              <w:fldChar w:fldCharType="end"/>
            </w:r>
          </w:hyperlink>
        </w:p>
        <w:p w14:paraId="630CA1FF" w14:textId="4E40886A" w:rsidR="008D6B45" w:rsidRDefault="00000000">
          <w:pPr>
            <w:pStyle w:val="TDC2"/>
            <w:tabs>
              <w:tab w:val="left" w:pos="958"/>
              <w:tab w:val="right" w:leader="dot" w:pos="9394"/>
            </w:tabs>
            <w:rPr>
              <w:rFonts w:asciiTheme="minorHAnsi" w:eastAsiaTheme="minorEastAsia" w:hAnsiTheme="minorHAnsi" w:cstheme="minorBidi"/>
              <w:noProof/>
              <w:kern w:val="2"/>
              <w:sz w:val="22"/>
              <w:szCs w:val="22"/>
              <w:lang w:eastAsia="es-CO"/>
              <w14:ligatures w14:val="standardContextual"/>
            </w:rPr>
          </w:pPr>
          <w:hyperlink w:anchor="_Toc151236219" w:history="1">
            <w:r w:rsidR="008D6B45" w:rsidRPr="006D6D0D">
              <w:rPr>
                <w:rStyle w:val="Hipervnculo"/>
                <w:noProof/>
              </w:rPr>
              <w:t>3.2.</w:t>
            </w:r>
            <w:r w:rsidR="008D6B45">
              <w:rPr>
                <w:rFonts w:asciiTheme="minorHAnsi" w:eastAsiaTheme="minorEastAsia" w:hAnsiTheme="minorHAnsi" w:cstheme="minorBidi"/>
                <w:noProof/>
                <w:kern w:val="2"/>
                <w:sz w:val="22"/>
                <w:szCs w:val="22"/>
                <w:lang w:eastAsia="es-CO"/>
                <w14:ligatures w14:val="standardContextual"/>
              </w:rPr>
              <w:tab/>
            </w:r>
            <w:r w:rsidR="008D6B45" w:rsidRPr="006D6D0D">
              <w:rPr>
                <w:rStyle w:val="Hipervnculo"/>
                <w:noProof/>
              </w:rPr>
              <w:t>Datasets y analítica descriptiva</w:t>
            </w:r>
            <w:r w:rsidR="008D6B45">
              <w:rPr>
                <w:noProof/>
                <w:webHidden/>
              </w:rPr>
              <w:tab/>
            </w:r>
            <w:r w:rsidR="008D6B45">
              <w:rPr>
                <w:noProof/>
                <w:webHidden/>
              </w:rPr>
              <w:fldChar w:fldCharType="begin"/>
            </w:r>
            <w:r w:rsidR="008D6B45">
              <w:rPr>
                <w:noProof/>
                <w:webHidden/>
              </w:rPr>
              <w:instrText xml:space="preserve"> PAGEREF _Toc151236219 \h </w:instrText>
            </w:r>
            <w:r w:rsidR="008D6B45">
              <w:rPr>
                <w:noProof/>
                <w:webHidden/>
              </w:rPr>
            </w:r>
            <w:r w:rsidR="008D6B45">
              <w:rPr>
                <w:noProof/>
                <w:webHidden/>
              </w:rPr>
              <w:fldChar w:fldCharType="separate"/>
            </w:r>
            <w:r w:rsidR="008D6B45">
              <w:rPr>
                <w:noProof/>
                <w:webHidden/>
              </w:rPr>
              <w:t>20</w:t>
            </w:r>
            <w:r w:rsidR="008D6B45">
              <w:rPr>
                <w:noProof/>
                <w:webHidden/>
              </w:rPr>
              <w:fldChar w:fldCharType="end"/>
            </w:r>
          </w:hyperlink>
        </w:p>
        <w:p w14:paraId="76AF97E3" w14:textId="371B6309" w:rsidR="008D6B45" w:rsidRDefault="00000000">
          <w:pPr>
            <w:pStyle w:val="TDC1"/>
            <w:rPr>
              <w:rFonts w:asciiTheme="minorHAnsi" w:eastAsiaTheme="minorEastAsia" w:hAnsiTheme="minorHAnsi" w:cstheme="minorBidi"/>
              <w:noProof/>
              <w:kern w:val="2"/>
              <w:sz w:val="22"/>
              <w:szCs w:val="22"/>
              <w:lang w:eastAsia="es-CO"/>
              <w14:ligatures w14:val="standardContextual"/>
            </w:rPr>
          </w:pPr>
          <w:hyperlink w:anchor="_Toc151236220" w:history="1">
            <w:r w:rsidR="008D6B45" w:rsidRPr="006D6D0D">
              <w:rPr>
                <w:rStyle w:val="Hipervnculo"/>
                <w:noProof/>
                <w:lang w:val="en-US"/>
              </w:rPr>
              <w:t>Referencias</w:t>
            </w:r>
            <w:r w:rsidR="008D6B45">
              <w:rPr>
                <w:noProof/>
                <w:webHidden/>
              </w:rPr>
              <w:tab/>
            </w:r>
            <w:r w:rsidR="008D6B45">
              <w:rPr>
                <w:noProof/>
                <w:webHidden/>
              </w:rPr>
              <w:fldChar w:fldCharType="begin"/>
            </w:r>
            <w:r w:rsidR="008D6B45">
              <w:rPr>
                <w:noProof/>
                <w:webHidden/>
              </w:rPr>
              <w:instrText xml:space="preserve"> PAGEREF _Toc151236220 \h </w:instrText>
            </w:r>
            <w:r w:rsidR="008D6B45">
              <w:rPr>
                <w:noProof/>
                <w:webHidden/>
              </w:rPr>
            </w:r>
            <w:r w:rsidR="008D6B45">
              <w:rPr>
                <w:noProof/>
                <w:webHidden/>
              </w:rPr>
              <w:fldChar w:fldCharType="separate"/>
            </w:r>
            <w:r w:rsidR="008D6B45">
              <w:rPr>
                <w:noProof/>
                <w:webHidden/>
              </w:rPr>
              <w:t>30</w:t>
            </w:r>
            <w:r w:rsidR="008D6B45">
              <w:rPr>
                <w:noProof/>
                <w:webHidden/>
              </w:rPr>
              <w:fldChar w:fldCharType="end"/>
            </w:r>
          </w:hyperlink>
        </w:p>
        <w:p w14:paraId="13E68481" w14:textId="30B31342" w:rsidR="008D6B45" w:rsidRDefault="008D6B45">
          <w:r>
            <w:rPr>
              <w:b/>
              <w:bCs/>
              <w:lang w:val="es-ES"/>
            </w:rPr>
            <w:fldChar w:fldCharType="end"/>
          </w:r>
        </w:p>
      </w:sdtContent>
    </w:sdt>
    <w:p w14:paraId="0000007B" w14:textId="77777777" w:rsidR="002148CD" w:rsidRDefault="002F7A5F">
      <w:pPr>
        <w:jc w:val="center"/>
        <w:rPr>
          <w:b/>
        </w:rPr>
      </w:pPr>
      <w:r>
        <w:t xml:space="preserve"> </w:t>
      </w:r>
      <w:r>
        <w:br w:type="page"/>
      </w:r>
    </w:p>
    <w:p w14:paraId="0000008B" w14:textId="5F334E26" w:rsidR="002148CD" w:rsidRDefault="002148CD">
      <w:pPr>
        <w:spacing w:after="160" w:line="259" w:lineRule="auto"/>
        <w:jc w:val="left"/>
      </w:pPr>
      <w:bookmarkStart w:id="10" w:name="_heading=h.2s8eyo1" w:colFirst="0" w:colLast="0"/>
      <w:bookmarkEnd w:id="10"/>
    </w:p>
    <w:p w14:paraId="0000008C" w14:textId="77777777" w:rsidR="002148CD" w:rsidRDefault="002F7A5F">
      <w:pPr>
        <w:jc w:val="center"/>
        <w:rPr>
          <w:b/>
        </w:rPr>
      </w:pPr>
      <w:r>
        <w:rPr>
          <w:b/>
        </w:rPr>
        <w:t>Siglas, acrónimos y abreviaturas</w:t>
      </w:r>
    </w:p>
    <w:p w14:paraId="0000008D" w14:textId="77777777" w:rsidR="002148CD" w:rsidRDefault="002148CD"/>
    <w:p w14:paraId="0000008E" w14:textId="25AD858C" w:rsidR="002148CD" w:rsidRDefault="00AB63CA">
      <w:proofErr w:type="spellStart"/>
      <w:r>
        <w:rPr>
          <w:b/>
        </w:rPr>
        <w:t>ENSO</w:t>
      </w:r>
      <w:proofErr w:type="spellEnd"/>
      <w:r w:rsidR="002F7A5F">
        <w:tab/>
      </w:r>
      <w:r w:rsidR="002F7A5F">
        <w:tab/>
      </w:r>
      <w:r w:rsidR="002F7A5F">
        <w:tab/>
      </w:r>
      <w:r w:rsidRPr="00AB63CA">
        <w:t xml:space="preserve">El Niño-Oscilación del Sur </w:t>
      </w:r>
    </w:p>
    <w:p w14:paraId="0000008F" w14:textId="406B3BB0" w:rsidR="002148CD" w:rsidRPr="007A123C" w:rsidRDefault="005730FF">
      <w:pPr>
        <w:rPr>
          <w:lang w:val="en-US"/>
        </w:rPr>
      </w:pPr>
      <w:proofErr w:type="spellStart"/>
      <w:r w:rsidRPr="005730FF">
        <w:rPr>
          <w:b/>
          <w:lang w:val="en-US"/>
        </w:rPr>
        <w:t>TSM</w:t>
      </w:r>
      <w:proofErr w:type="spellEnd"/>
      <w:r w:rsidR="002F7A5F" w:rsidRPr="007A123C">
        <w:rPr>
          <w:b/>
          <w:lang w:val="en-US"/>
        </w:rPr>
        <w:t>.</w:t>
      </w:r>
      <w:r w:rsidR="002F7A5F" w:rsidRPr="007A123C">
        <w:rPr>
          <w:lang w:val="en-US"/>
        </w:rPr>
        <w:tab/>
      </w:r>
      <w:r w:rsidR="002F7A5F" w:rsidRPr="007A123C">
        <w:rPr>
          <w:lang w:val="en-US"/>
        </w:rPr>
        <w:tab/>
      </w:r>
      <w:r w:rsidR="002F7A5F" w:rsidRPr="007A123C">
        <w:rPr>
          <w:lang w:val="en-US"/>
        </w:rPr>
        <w:tab/>
      </w:r>
      <w:proofErr w:type="spellStart"/>
      <w:r>
        <w:rPr>
          <w:lang w:val="en-US"/>
        </w:rPr>
        <w:t>T</w:t>
      </w:r>
      <w:r w:rsidRPr="005730FF">
        <w:rPr>
          <w:lang w:val="en-US"/>
        </w:rPr>
        <w:t>emperatura</w:t>
      </w:r>
      <w:proofErr w:type="spellEnd"/>
      <w:r w:rsidRPr="005730FF">
        <w:rPr>
          <w:lang w:val="en-US"/>
        </w:rPr>
        <w:t xml:space="preserve"> superficial del mar</w:t>
      </w:r>
    </w:p>
    <w:p w14:paraId="00000090" w14:textId="44A9CF6E" w:rsidR="002148CD" w:rsidRPr="007A123C" w:rsidRDefault="005730FF">
      <w:pPr>
        <w:rPr>
          <w:lang w:val="en-US"/>
        </w:rPr>
      </w:pPr>
      <w:r>
        <w:rPr>
          <w:b/>
          <w:lang w:val="en-US"/>
        </w:rPr>
        <w:t>CEN</w:t>
      </w:r>
      <w:r w:rsidR="002F7A5F" w:rsidRPr="007A123C">
        <w:rPr>
          <w:lang w:val="en-US"/>
        </w:rPr>
        <w:tab/>
      </w:r>
      <w:r w:rsidR="002F7A5F" w:rsidRPr="007A123C">
        <w:rPr>
          <w:lang w:val="en-US"/>
        </w:rPr>
        <w:tab/>
      </w:r>
      <w:r w:rsidR="002F7A5F" w:rsidRPr="007A123C">
        <w:rPr>
          <w:lang w:val="en-US"/>
        </w:rPr>
        <w:tab/>
      </w:r>
      <w:proofErr w:type="spellStart"/>
      <w:r w:rsidRPr="005730FF">
        <w:rPr>
          <w:lang w:val="en-US"/>
        </w:rPr>
        <w:t>Capacidad</w:t>
      </w:r>
      <w:proofErr w:type="spellEnd"/>
      <w:r w:rsidRPr="005730FF">
        <w:rPr>
          <w:lang w:val="en-US"/>
        </w:rPr>
        <w:t xml:space="preserve"> </w:t>
      </w:r>
      <w:proofErr w:type="spellStart"/>
      <w:r w:rsidRPr="005730FF">
        <w:rPr>
          <w:lang w:val="en-US"/>
        </w:rPr>
        <w:t>Efectiva</w:t>
      </w:r>
      <w:proofErr w:type="spellEnd"/>
      <w:r w:rsidRPr="005730FF">
        <w:rPr>
          <w:lang w:val="en-US"/>
        </w:rPr>
        <w:t xml:space="preserve"> Neta</w:t>
      </w:r>
    </w:p>
    <w:p w14:paraId="00000091" w14:textId="64651987" w:rsidR="002148CD" w:rsidRPr="007A123C" w:rsidRDefault="005730FF">
      <w:pPr>
        <w:rPr>
          <w:lang w:val="en-US"/>
        </w:rPr>
      </w:pPr>
      <w:r>
        <w:rPr>
          <w:b/>
          <w:lang w:val="en-US"/>
        </w:rPr>
        <w:t>SIN</w:t>
      </w:r>
      <w:r w:rsidR="002F7A5F" w:rsidRPr="007A123C">
        <w:rPr>
          <w:lang w:val="en-US"/>
        </w:rPr>
        <w:tab/>
      </w:r>
      <w:r w:rsidR="002F7A5F" w:rsidRPr="007A123C">
        <w:rPr>
          <w:lang w:val="en-US"/>
        </w:rPr>
        <w:tab/>
      </w:r>
      <w:r w:rsidR="002F7A5F" w:rsidRPr="007A123C">
        <w:rPr>
          <w:lang w:val="en-US"/>
        </w:rPr>
        <w:tab/>
      </w:r>
      <w:r w:rsidRPr="005730FF">
        <w:rPr>
          <w:lang w:val="en-US"/>
        </w:rPr>
        <w:t xml:space="preserve">Sistema </w:t>
      </w:r>
      <w:proofErr w:type="spellStart"/>
      <w:r w:rsidRPr="005730FF">
        <w:rPr>
          <w:lang w:val="en-US"/>
        </w:rPr>
        <w:t>Interconectado</w:t>
      </w:r>
      <w:proofErr w:type="spellEnd"/>
      <w:r w:rsidRPr="005730FF">
        <w:rPr>
          <w:lang w:val="en-US"/>
        </w:rPr>
        <w:t xml:space="preserve"> Nacional</w:t>
      </w:r>
    </w:p>
    <w:p w14:paraId="00000092" w14:textId="54FE67B7" w:rsidR="002148CD" w:rsidRPr="007A123C" w:rsidRDefault="005730FF">
      <w:pPr>
        <w:rPr>
          <w:lang w:val="en-US"/>
        </w:rPr>
      </w:pPr>
      <w:r>
        <w:rPr>
          <w:b/>
          <w:lang w:val="en-US"/>
        </w:rPr>
        <w:t>ONI</w:t>
      </w:r>
      <w:r w:rsidR="002F7A5F" w:rsidRPr="007A123C">
        <w:rPr>
          <w:lang w:val="en-US"/>
        </w:rPr>
        <w:tab/>
      </w:r>
      <w:r w:rsidR="002F7A5F" w:rsidRPr="007A123C">
        <w:rPr>
          <w:lang w:val="en-US"/>
        </w:rPr>
        <w:tab/>
      </w:r>
      <w:r w:rsidR="002F7A5F" w:rsidRPr="007A123C">
        <w:rPr>
          <w:lang w:val="en-US"/>
        </w:rPr>
        <w:tab/>
      </w:r>
      <w:proofErr w:type="spellStart"/>
      <w:r w:rsidRPr="005730FF">
        <w:rPr>
          <w:lang w:val="en-US"/>
        </w:rPr>
        <w:t>Índice</w:t>
      </w:r>
      <w:proofErr w:type="spellEnd"/>
      <w:r w:rsidRPr="005730FF">
        <w:rPr>
          <w:lang w:val="en-US"/>
        </w:rPr>
        <w:t xml:space="preserve"> </w:t>
      </w:r>
      <w:proofErr w:type="spellStart"/>
      <w:r w:rsidRPr="005730FF">
        <w:rPr>
          <w:lang w:val="en-US"/>
        </w:rPr>
        <w:t>oceánico</w:t>
      </w:r>
      <w:proofErr w:type="spellEnd"/>
      <w:r w:rsidRPr="005730FF">
        <w:rPr>
          <w:lang w:val="en-US"/>
        </w:rPr>
        <w:t xml:space="preserve"> de El Niño</w:t>
      </w:r>
    </w:p>
    <w:p w14:paraId="00000093" w14:textId="6987EB35" w:rsidR="002148CD" w:rsidRPr="007A123C" w:rsidRDefault="005730FF">
      <w:pPr>
        <w:rPr>
          <w:lang w:val="en-US"/>
        </w:rPr>
      </w:pPr>
      <w:proofErr w:type="spellStart"/>
      <w:r>
        <w:rPr>
          <w:b/>
          <w:lang w:val="en-US"/>
        </w:rPr>
        <w:t>EOF</w:t>
      </w:r>
      <w:proofErr w:type="spellEnd"/>
      <w:r w:rsidR="002F7A5F" w:rsidRPr="007A123C">
        <w:rPr>
          <w:lang w:val="en-US"/>
        </w:rPr>
        <w:tab/>
      </w:r>
      <w:r w:rsidR="002F7A5F" w:rsidRPr="007A123C">
        <w:rPr>
          <w:lang w:val="en-US"/>
        </w:rPr>
        <w:tab/>
      </w:r>
      <w:r w:rsidR="002F7A5F" w:rsidRPr="007A123C">
        <w:rPr>
          <w:lang w:val="en-US"/>
        </w:rPr>
        <w:tab/>
      </w:r>
      <w:proofErr w:type="spellStart"/>
      <w:r w:rsidRPr="005730FF">
        <w:rPr>
          <w:lang w:val="en-US"/>
        </w:rPr>
        <w:t>Funciones</w:t>
      </w:r>
      <w:proofErr w:type="spellEnd"/>
      <w:r w:rsidRPr="005730FF">
        <w:rPr>
          <w:lang w:val="en-US"/>
        </w:rPr>
        <w:t xml:space="preserve"> </w:t>
      </w:r>
      <w:proofErr w:type="spellStart"/>
      <w:r w:rsidRPr="005730FF">
        <w:rPr>
          <w:lang w:val="en-US"/>
        </w:rPr>
        <w:t>Ortogonales</w:t>
      </w:r>
      <w:proofErr w:type="spellEnd"/>
      <w:r w:rsidRPr="005730FF">
        <w:rPr>
          <w:lang w:val="en-US"/>
        </w:rPr>
        <w:t xml:space="preserve"> </w:t>
      </w:r>
      <w:proofErr w:type="spellStart"/>
      <w:r w:rsidRPr="005730FF">
        <w:rPr>
          <w:lang w:val="en-US"/>
        </w:rPr>
        <w:t>Empíricas</w:t>
      </w:r>
      <w:proofErr w:type="spellEnd"/>
    </w:p>
    <w:p w14:paraId="00000094" w14:textId="13740281" w:rsidR="002148CD" w:rsidRPr="007A123C" w:rsidRDefault="005730FF">
      <w:pPr>
        <w:rPr>
          <w:lang w:val="en-US"/>
        </w:rPr>
      </w:pPr>
      <w:r w:rsidRPr="005730FF">
        <w:rPr>
          <w:b/>
          <w:lang w:val="en-US"/>
        </w:rPr>
        <w:t>CHIRPS</w:t>
      </w:r>
      <w:r w:rsidR="002F7A5F" w:rsidRPr="007A123C">
        <w:rPr>
          <w:lang w:val="en-US"/>
        </w:rPr>
        <w:tab/>
      </w:r>
      <w:r w:rsidR="002F7A5F" w:rsidRPr="007A123C">
        <w:rPr>
          <w:lang w:val="en-US"/>
        </w:rPr>
        <w:tab/>
      </w:r>
      <w:r w:rsidR="00592F9D" w:rsidRPr="00592F9D">
        <w:rPr>
          <w:lang w:val="en-US"/>
        </w:rPr>
        <w:t>Climate Hazard group InfraRed Precipitation with Station</w:t>
      </w:r>
    </w:p>
    <w:p w14:paraId="00000095" w14:textId="028944B8" w:rsidR="002148CD" w:rsidRPr="007A123C" w:rsidRDefault="00592F9D">
      <w:pPr>
        <w:rPr>
          <w:lang w:val="en-US"/>
        </w:rPr>
      </w:pPr>
      <w:r w:rsidRPr="00592F9D">
        <w:rPr>
          <w:b/>
          <w:lang w:val="en-US"/>
        </w:rPr>
        <w:t>NOAA</w:t>
      </w:r>
      <w:r w:rsidR="002F7A5F" w:rsidRPr="007A123C">
        <w:rPr>
          <w:lang w:val="en-US"/>
        </w:rPr>
        <w:tab/>
      </w:r>
      <w:r w:rsidR="002F7A5F" w:rsidRPr="007A123C">
        <w:rPr>
          <w:lang w:val="en-US"/>
        </w:rPr>
        <w:tab/>
      </w:r>
      <w:r w:rsidR="002F7A5F" w:rsidRPr="007A123C">
        <w:rPr>
          <w:lang w:val="en-US"/>
        </w:rPr>
        <w:tab/>
      </w:r>
      <w:proofErr w:type="spellStart"/>
      <w:r w:rsidRPr="00592F9D">
        <w:rPr>
          <w:lang w:val="en-US"/>
        </w:rPr>
        <w:t>Administración</w:t>
      </w:r>
      <w:proofErr w:type="spellEnd"/>
      <w:r w:rsidRPr="00592F9D">
        <w:rPr>
          <w:lang w:val="en-US"/>
        </w:rPr>
        <w:t xml:space="preserve"> Nacional </w:t>
      </w:r>
      <w:proofErr w:type="spellStart"/>
      <w:r w:rsidRPr="00592F9D">
        <w:rPr>
          <w:lang w:val="en-US"/>
        </w:rPr>
        <w:t>Oceánica</w:t>
      </w:r>
      <w:proofErr w:type="spellEnd"/>
      <w:r w:rsidRPr="00592F9D">
        <w:rPr>
          <w:lang w:val="en-US"/>
        </w:rPr>
        <w:t xml:space="preserve"> y </w:t>
      </w:r>
      <w:proofErr w:type="spellStart"/>
      <w:r w:rsidRPr="00592F9D">
        <w:rPr>
          <w:lang w:val="en-US"/>
        </w:rPr>
        <w:t>Atmosférica</w:t>
      </w:r>
      <w:proofErr w:type="spellEnd"/>
    </w:p>
    <w:p w14:paraId="00000096" w14:textId="7BB495F6" w:rsidR="002148CD" w:rsidRPr="007A123C" w:rsidRDefault="00592F9D">
      <w:pPr>
        <w:rPr>
          <w:lang w:val="en-US"/>
        </w:rPr>
      </w:pPr>
      <w:r w:rsidRPr="00592F9D">
        <w:rPr>
          <w:b/>
          <w:lang w:val="en-US"/>
        </w:rPr>
        <w:t>ECMWF</w:t>
      </w:r>
      <w:r w:rsidR="002F7A5F" w:rsidRPr="007A123C">
        <w:rPr>
          <w:lang w:val="en-US"/>
        </w:rPr>
        <w:tab/>
      </w:r>
      <w:r w:rsidR="002F7A5F" w:rsidRPr="007A123C">
        <w:rPr>
          <w:lang w:val="en-US"/>
        </w:rPr>
        <w:tab/>
      </w:r>
      <w:r w:rsidRPr="00592F9D">
        <w:rPr>
          <w:lang w:val="en-US"/>
        </w:rPr>
        <w:t>European Centre for Medium-Range Weather Forecasts</w:t>
      </w:r>
    </w:p>
    <w:p w14:paraId="00000099" w14:textId="77777777" w:rsidR="002148CD" w:rsidRDefault="002148CD"/>
    <w:p w14:paraId="0000009A" w14:textId="77777777" w:rsidR="002148CD" w:rsidRDefault="002148CD"/>
    <w:p w14:paraId="0000009B" w14:textId="77777777" w:rsidR="002148CD" w:rsidRDefault="002148CD"/>
    <w:p w14:paraId="0000009C" w14:textId="77777777" w:rsidR="002148CD" w:rsidRDefault="002148CD"/>
    <w:p w14:paraId="0000009D" w14:textId="77777777" w:rsidR="002148CD" w:rsidRDefault="002148CD"/>
    <w:p w14:paraId="0000009E" w14:textId="77777777" w:rsidR="002148CD" w:rsidRDefault="002148CD"/>
    <w:p w14:paraId="0000009F" w14:textId="77777777" w:rsidR="002148CD" w:rsidRDefault="002148CD"/>
    <w:p w14:paraId="000000A0" w14:textId="77777777" w:rsidR="002148CD" w:rsidRDefault="002148CD"/>
    <w:p w14:paraId="000000A1" w14:textId="77777777" w:rsidR="002148CD" w:rsidRDefault="002148CD"/>
    <w:p w14:paraId="000000A2" w14:textId="77777777" w:rsidR="002148CD" w:rsidRDefault="002148CD"/>
    <w:p w14:paraId="000000A3" w14:textId="77777777" w:rsidR="002148CD" w:rsidRDefault="002148CD"/>
    <w:p w14:paraId="000000A4" w14:textId="77777777" w:rsidR="002148CD" w:rsidRDefault="002148CD"/>
    <w:p w14:paraId="000000A5" w14:textId="77777777" w:rsidR="002148CD" w:rsidRDefault="002F7A5F">
      <w:pPr>
        <w:spacing w:after="160" w:line="259" w:lineRule="auto"/>
        <w:jc w:val="left"/>
        <w:rPr>
          <w:b/>
        </w:rPr>
      </w:pPr>
      <w:bookmarkStart w:id="11" w:name="_heading=h.17dp8vu" w:colFirst="0" w:colLast="0"/>
      <w:bookmarkEnd w:id="11"/>
      <w:r>
        <w:br w:type="page"/>
      </w:r>
    </w:p>
    <w:p w14:paraId="000000A6" w14:textId="77777777" w:rsidR="002148CD" w:rsidRDefault="002F7A5F">
      <w:pPr>
        <w:pStyle w:val="Ttulo1"/>
      </w:pPr>
      <w:bookmarkStart w:id="12" w:name="_Toc151236207"/>
      <w:r>
        <w:lastRenderedPageBreak/>
        <w:t>Resumen</w:t>
      </w:r>
      <w:bookmarkEnd w:id="12"/>
    </w:p>
    <w:p w14:paraId="000000A7" w14:textId="77777777" w:rsidR="002148CD" w:rsidRDefault="002148CD">
      <w:pPr>
        <w:ind w:firstLine="708"/>
        <w:jc w:val="center"/>
      </w:pPr>
    </w:p>
    <w:p w14:paraId="000000A8" w14:textId="77777777" w:rsidR="002148CD" w:rsidRPr="00AB63CA" w:rsidRDefault="002F7A5F">
      <w:pPr>
        <w:rPr>
          <w:highlight w:val="yellow"/>
        </w:rPr>
      </w:pPr>
      <w:r w:rsidRPr="00AB63CA">
        <w:rPr>
          <w:highlight w:val="yellow"/>
        </w:rPr>
        <w:t xml:space="preserve">El resumen permite identificar la esencia del escrito, es un </w:t>
      </w:r>
      <w:proofErr w:type="spellStart"/>
      <w:r w:rsidRPr="00AB63CA">
        <w:rPr>
          <w:highlight w:val="yellow"/>
        </w:rPr>
        <w:t>abstract</w:t>
      </w:r>
      <w:proofErr w:type="spellEnd"/>
      <w:r w:rsidRPr="00AB63CA">
        <w:rPr>
          <w:highlight w:val="yellow"/>
        </w:rPr>
        <w:t>. Realiza una descripción general de tu proyecto: qué se persigue, qué datos se tiene, qué estrategia se siguió para las iteraciones, que obstáculos hubo, qué resultados se obtuvieron, etc. La longitud es mínimo 150 y máximo 250 palabras.</w:t>
      </w:r>
    </w:p>
    <w:p w14:paraId="000000A9" w14:textId="77777777" w:rsidR="002148CD" w:rsidRPr="00AB63CA" w:rsidRDefault="002148CD">
      <w:pPr>
        <w:rPr>
          <w:b/>
          <w:highlight w:val="yellow"/>
        </w:rPr>
      </w:pPr>
    </w:p>
    <w:p w14:paraId="000000AA" w14:textId="77777777" w:rsidR="002148CD" w:rsidRPr="00AB63CA" w:rsidRDefault="002F7A5F">
      <w:pPr>
        <w:rPr>
          <w:highlight w:val="yellow"/>
        </w:rPr>
      </w:pPr>
      <w:r w:rsidRPr="00AB63CA">
        <w:rPr>
          <w:highlight w:val="yellow"/>
        </w:rPr>
        <w:t xml:space="preserve">Incluye al final de dicha página la dirección de los repositorios </w:t>
      </w:r>
      <w:sdt>
        <w:sdtPr>
          <w:rPr>
            <w:highlight w:val="yellow"/>
          </w:rPr>
          <w:tag w:val="goog_rdk_7"/>
          <w:id w:val="306983976"/>
        </w:sdtPr>
        <w:sdtContent>
          <w:commentRangeStart w:id="13"/>
        </w:sdtContent>
      </w:sdt>
      <w:r w:rsidRPr="00AB63CA">
        <w:rPr>
          <w:highlight w:val="yellow"/>
        </w:rPr>
        <w:t>GitHub</w:t>
      </w:r>
      <w:commentRangeEnd w:id="13"/>
      <w:r w:rsidRPr="00AB63CA">
        <w:rPr>
          <w:highlight w:val="yellow"/>
        </w:rPr>
        <w:commentReference w:id="13"/>
      </w:r>
      <w:r w:rsidRPr="00AB63CA">
        <w:rPr>
          <w:highlight w:val="yellow"/>
        </w:rPr>
        <w:t>.</w:t>
      </w:r>
    </w:p>
    <w:p w14:paraId="000000AB" w14:textId="77777777" w:rsidR="002148CD" w:rsidRPr="00AB63CA" w:rsidRDefault="002148CD">
      <w:pPr>
        <w:rPr>
          <w:b/>
          <w:highlight w:val="yellow"/>
        </w:rPr>
      </w:pPr>
    </w:p>
    <w:p w14:paraId="000000AC" w14:textId="77777777" w:rsidR="002148CD" w:rsidRDefault="002F7A5F">
      <w:pPr>
        <w:ind w:left="624"/>
      </w:pPr>
      <w:r w:rsidRPr="00AB63CA">
        <w:rPr>
          <w:i/>
          <w:highlight w:val="yellow"/>
        </w:rPr>
        <w:t>Palabras clave</w:t>
      </w:r>
      <w:r w:rsidRPr="00AB63CA">
        <w:rPr>
          <w:highlight w:val="yellow"/>
        </w:rPr>
        <w:t>: palabra 1, palabra 2, palabra 3, palabra 4.</w:t>
      </w:r>
    </w:p>
    <w:p w14:paraId="000000AD" w14:textId="77777777" w:rsidR="002148CD" w:rsidRDefault="002F7A5F">
      <w:pPr>
        <w:spacing w:after="160" w:line="259" w:lineRule="auto"/>
        <w:jc w:val="left"/>
        <w:rPr>
          <w:b/>
        </w:rPr>
      </w:pPr>
      <w:r>
        <w:br w:type="page"/>
      </w:r>
    </w:p>
    <w:p w14:paraId="000000AE" w14:textId="77777777" w:rsidR="002148CD" w:rsidRDefault="002F7A5F">
      <w:pPr>
        <w:pStyle w:val="Ttulo1"/>
      </w:pPr>
      <w:bookmarkStart w:id="14" w:name="_Toc151236208"/>
      <w:proofErr w:type="spellStart"/>
      <w:r>
        <w:lastRenderedPageBreak/>
        <w:t>Abstract</w:t>
      </w:r>
      <w:bookmarkEnd w:id="14"/>
      <w:proofErr w:type="spellEnd"/>
    </w:p>
    <w:p w14:paraId="000000AF" w14:textId="77777777" w:rsidR="002148CD" w:rsidRDefault="002148CD"/>
    <w:p w14:paraId="000000B0" w14:textId="77777777" w:rsidR="002148CD" w:rsidRDefault="002F7A5F">
      <w:r w:rsidRPr="00AB63CA">
        <w:rPr>
          <w:highlight w:val="yellow"/>
        </w:rPr>
        <w:t xml:space="preserve">El </w:t>
      </w:r>
      <w:proofErr w:type="spellStart"/>
      <w:r w:rsidRPr="00AB63CA">
        <w:rPr>
          <w:highlight w:val="yellow"/>
        </w:rPr>
        <w:t>abstract</w:t>
      </w:r>
      <w:proofErr w:type="spellEnd"/>
      <w:r w:rsidRPr="00AB63CA">
        <w:rPr>
          <w:highlight w:val="yellow"/>
        </w:rPr>
        <w:t xml:space="preserve"> es el mismo </w:t>
      </w:r>
      <w:proofErr w:type="gramStart"/>
      <w:r w:rsidRPr="00AB63CA">
        <w:rPr>
          <w:highlight w:val="yellow"/>
        </w:rPr>
        <w:t>resumen</w:t>
      </w:r>
      <w:proofErr w:type="gramEnd"/>
      <w:r w:rsidRPr="00AB63CA">
        <w:rPr>
          <w:highlight w:val="yellow"/>
        </w:rPr>
        <w:t xml:space="preserve"> pero en idioma inglés. Conserva la misma extensión o aproximada, es decir, mínimo 150 y máximo 250 palabras.</w:t>
      </w:r>
    </w:p>
    <w:p w14:paraId="000000B1" w14:textId="77777777" w:rsidR="002148CD" w:rsidRDefault="002148CD">
      <w:pPr>
        <w:ind w:firstLine="708"/>
        <w:rPr>
          <w:color w:val="FF0000"/>
        </w:rPr>
      </w:pPr>
    </w:p>
    <w:p w14:paraId="000000B2" w14:textId="77777777" w:rsidR="002148CD" w:rsidRDefault="002F7A5F">
      <w:pPr>
        <w:ind w:left="624"/>
      </w:pPr>
      <w:proofErr w:type="spellStart"/>
      <w:proofErr w:type="gramStart"/>
      <w:r>
        <w:rPr>
          <w:i/>
        </w:rPr>
        <w:t>Keywords</w:t>
      </w:r>
      <w:proofErr w:type="spellEnd"/>
      <w:r>
        <w:rPr>
          <w:b/>
        </w:rPr>
        <w:t>:</w:t>
      </w:r>
      <w:r>
        <w:t xml:space="preserve"> ….</w:t>
      </w:r>
      <w:proofErr w:type="gramEnd"/>
      <w:r>
        <w:t>.</w:t>
      </w:r>
    </w:p>
    <w:p w14:paraId="000000B3" w14:textId="77777777" w:rsidR="002148CD" w:rsidRDefault="002F7A5F">
      <w:r>
        <w:t xml:space="preserve"> </w:t>
      </w:r>
    </w:p>
    <w:p w14:paraId="000000B4" w14:textId="77777777" w:rsidR="002148CD" w:rsidRDefault="002F7A5F">
      <w:pPr>
        <w:tabs>
          <w:tab w:val="left" w:pos="6787"/>
        </w:tabs>
      </w:pPr>
      <w:r>
        <w:tab/>
      </w:r>
    </w:p>
    <w:p w14:paraId="000000B5" w14:textId="77777777" w:rsidR="002148CD" w:rsidRDefault="002148CD"/>
    <w:p w14:paraId="000000B6" w14:textId="77777777" w:rsidR="002148CD" w:rsidRDefault="002148CD"/>
    <w:p w14:paraId="000000B7" w14:textId="77777777" w:rsidR="002148CD" w:rsidRDefault="002148CD"/>
    <w:p w14:paraId="000000B8" w14:textId="77777777" w:rsidR="002148CD" w:rsidRDefault="002148CD"/>
    <w:p w14:paraId="000000B9" w14:textId="77777777" w:rsidR="002148CD" w:rsidRDefault="002148CD"/>
    <w:p w14:paraId="000000BA" w14:textId="77777777" w:rsidR="002148CD" w:rsidRDefault="002148CD"/>
    <w:p w14:paraId="000000BB" w14:textId="77777777" w:rsidR="002148CD" w:rsidRDefault="002148CD"/>
    <w:p w14:paraId="000000BC" w14:textId="77777777" w:rsidR="002148CD" w:rsidRDefault="002148CD"/>
    <w:p w14:paraId="000000BD" w14:textId="77777777" w:rsidR="002148CD" w:rsidRDefault="002F7A5F">
      <w:pPr>
        <w:spacing w:after="160" w:line="259" w:lineRule="auto"/>
        <w:jc w:val="left"/>
        <w:rPr>
          <w:b/>
        </w:rPr>
      </w:pPr>
      <w:bookmarkStart w:id="15" w:name="_heading=h.lnxbz9" w:colFirst="0" w:colLast="0"/>
      <w:bookmarkEnd w:id="15"/>
      <w:r>
        <w:br w:type="page"/>
      </w:r>
    </w:p>
    <w:p w14:paraId="000000C0" w14:textId="33B6FA05" w:rsidR="002148CD" w:rsidRDefault="002F7A5F" w:rsidP="00C65761">
      <w:pPr>
        <w:pStyle w:val="Ttulo1"/>
        <w:numPr>
          <w:ilvl w:val="0"/>
          <w:numId w:val="8"/>
        </w:numPr>
      </w:pPr>
      <w:bookmarkStart w:id="16" w:name="_Toc151236209"/>
      <w:r>
        <w:lastRenderedPageBreak/>
        <w:t>Descripción del problema</w:t>
      </w:r>
      <w:bookmarkEnd w:id="16"/>
    </w:p>
    <w:p w14:paraId="2979BACD" w14:textId="77777777" w:rsidR="00CC77EB" w:rsidRPr="00CC77EB" w:rsidRDefault="00CC77EB" w:rsidP="00CC77EB"/>
    <w:p w14:paraId="000000C1" w14:textId="156D8299" w:rsidR="002148CD" w:rsidRDefault="002F7A5F">
      <w:pPr>
        <w:pStyle w:val="Ttulo2"/>
        <w:numPr>
          <w:ilvl w:val="1"/>
          <w:numId w:val="7"/>
        </w:numPr>
      </w:pPr>
      <w:r>
        <w:t xml:space="preserve"> </w:t>
      </w:r>
      <w:bookmarkStart w:id="17" w:name="_Toc151236210"/>
      <w:r>
        <w:t>Problema de negocio</w:t>
      </w:r>
      <w:bookmarkEnd w:id="17"/>
    </w:p>
    <w:p w14:paraId="44360ED7" w14:textId="3EC75122" w:rsidR="007356C5" w:rsidRPr="00674FBB" w:rsidRDefault="007356C5" w:rsidP="00674FBB">
      <w:pPr>
        <w:pBdr>
          <w:top w:val="nil"/>
          <w:left w:val="nil"/>
          <w:bottom w:val="nil"/>
          <w:right w:val="nil"/>
          <w:between w:val="nil"/>
        </w:pBdr>
        <w:ind w:firstLine="709"/>
        <w:rPr>
          <w:color w:val="000000"/>
        </w:rPr>
      </w:pPr>
      <w:r w:rsidRPr="00674FBB">
        <w:rPr>
          <w:color w:val="000000"/>
        </w:rPr>
        <w:t xml:space="preserve">El Niño-Oscilación del Sur </w:t>
      </w:r>
      <w:r w:rsidR="005730FF" w:rsidRPr="00674FBB">
        <w:rPr>
          <w:color w:val="000000"/>
        </w:rPr>
        <w:t>-</w:t>
      </w:r>
      <w:proofErr w:type="spellStart"/>
      <w:r w:rsidRPr="00674FBB">
        <w:rPr>
          <w:color w:val="000000"/>
        </w:rPr>
        <w:t>ENSO</w:t>
      </w:r>
      <w:proofErr w:type="spellEnd"/>
      <w:r w:rsidR="005730FF" w:rsidRPr="00674FBB">
        <w:rPr>
          <w:color w:val="000000"/>
        </w:rPr>
        <w:t>-</w:t>
      </w:r>
      <w:r w:rsidRPr="00674FBB">
        <w:rPr>
          <w:color w:val="000000"/>
        </w:rPr>
        <w:t xml:space="preserve"> se genera en el Pacífico tropical a través de interacciones entre la atmósfera y el océano, mediadas por la retroalimentación del viento en la superficie y la temperatura </w:t>
      </w:r>
      <w:r w:rsidR="005730FF">
        <w:rPr>
          <w:color w:val="000000"/>
        </w:rPr>
        <w:t xml:space="preserve">superficial </w:t>
      </w:r>
      <w:r w:rsidRPr="00674FBB">
        <w:rPr>
          <w:color w:val="000000"/>
        </w:rPr>
        <w:t xml:space="preserve">del mar </w:t>
      </w:r>
      <w:r w:rsidR="005730FF" w:rsidRPr="00674FBB">
        <w:rPr>
          <w:color w:val="000000"/>
        </w:rPr>
        <w:t>-</w:t>
      </w:r>
      <w:proofErr w:type="spellStart"/>
      <w:r w:rsidRPr="00674FBB">
        <w:rPr>
          <w:color w:val="000000"/>
        </w:rPr>
        <w:t>TSM</w:t>
      </w:r>
      <w:proofErr w:type="spellEnd"/>
      <w:r w:rsidR="005730FF" w:rsidRPr="00674FBB">
        <w:rPr>
          <w:color w:val="000000"/>
        </w:rPr>
        <w:t>-</w:t>
      </w:r>
      <w:r w:rsidRPr="00674FBB">
        <w:rPr>
          <w:color w:val="000000"/>
        </w:rPr>
        <w:t xml:space="preserve">. Es la variación interanual más enérgica del sistema climático de la Tierra, con eventos cálidos (El Niño) y fríos (La Niña) que ocurren aproximadamente cada 2 a 7 años. Los eventos </w:t>
      </w:r>
      <w:proofErr w:type="spellStart"/>
      <w:r w:rsidRPr="00674FBB">
        <w:rPr>
          <w:color w:val="000000"/>
        </w:rPr>
        <w:t>ENSO</w:t>
      </w:r>
      <w:proofErr w:type="spellEnd"/>
      <w:r w:rsidRPr="00674FBB">
        <w:rPr>
          <w:color w:val="000000"/>
        </w:rPr>
        <w:t xml:space="preserve"> alteran la circulación atmosférica y los patrones de variabilidad climática global, con efectos de gran alcance en los sistemas humanos y naturales </w:t>
      </w:r>
      <w:sdt>
        <w:sdtPr>
          <w:rPr>
            <w:color w:val="000000"/>
          </w:rPr>
          <w:id w:val="-124087434"/>
          <w:citation/>
        </w:sdtPr>
        <w:sdtContent>
          <w:r w:rsidRPr="00674FBB">
            <w:rPr>
              <w:color w:val="000000"/>
            </w:rPr>
            <w:fldChar w:fldCharType="begin"/>
          </w:r>
          <w:r w:rsidRPr="00674FBB">
            <w:rPr>
              <w:color w:val="000000"/>
            </w:rPr>
            <w:instrText xml:space="preserve"> CITATION McP20 \l 9226 </w:instrText>
          </w:r>
          <w:r w:rsidRPr="00674FBB">
            <w:rPr>
              <w:color w:val="000000"/>
            </w:rPr>
            <w:fldChar w:fldCharType="separate"/>
          </w:r>
          <w:r w:rsidRPr="00674FBB">
            <w:rPr>
              <w:color w:val="000000"/>
            </w:rPr>
            <w:t>(McPhaden, Santoso, &amp; Cai, 2020)</w:t>
          </w:r>
          <w:r w:rsidRPr="00674FBB">
            <w:rPr>
              <w:color w:val="000000"/>
            </w:rPr>
            <w:fldChar w:fldCharType="end"/>
          </w:r>
        </w:sdtContent>
      </w:sdt>
      <w:r w:rsidRPr="00674FBB">
        <w:rPr>
          <w:color w:val="000000"/>
        </w:rPr>
        <w:t>.</w:t>
      </w:r>
    </w:p>
    <w:p w14:paraId="65C5D831" w14:textId="77777777" w:rsidR="007356C5" w:rsidRPr="00674FBB" w:rsidRDefault="007356C5" w:rsidP="00674FBB">
      <w:pPr>
        <w:pBdr>
          <w:top w:val="nil"/>
          <w:left w:val="nil"/>
          <w:bottom w:val="nil"/>
          <w:right w:val="nil"/>
          <w:between w:val="nil"/>
        </w:pBdr>
        <w:ind w:firstLine="709"/>
        <w:rPr>
          <w:color w:val="000000"/>
        </w:rPr>
      </w:pPr>
    </w:p>
    <w:p w14:paraId="68E41835" w14:textId="4776B127" w:rsidR="007356C5" w:rsidRPr="00674FBB" w:rsidRDefault="007356C5" w:rsidP="00674FBB">
      <w:pPr>
        <w:pBdr>
          <w:top w:val="nil"/>
          <w:left w:val="nil"/>
          <w:bottom w:val="nil"/>
          <w:right w:val="nil"/>
          <w:between w:val="nil"/>
        </w:pBdr>
        <w:ind w:firstLine="709"/>
        <w:rPr>
          <w:color w:val="000000"/>
        </w:rPr>
      </w:pPr>
      <w:r w:rsidRPr="00674FBB">
        <w:rPr>
          <w:color w:val="000000"/>
        </w:rPr>
        <w:t xml:space="preserve">La componente oceánica del </w:t>
      </w:r>
      <w:proofErr w:type="spellStart"/>
      <w:r w:rsidRPr="00674FBB">
        <w:rPr>
          <w:color w:val="000000"/>
        </w:rPr>
        <w:t>ENSO</w:t>
      </w:r>
      <w:proofErr w:type="spellEnd"/>
      <w:r w:rsidRPr="00674FBB">
        <w:rPr>
          <w:color w:val="000000"/>
        </w:rPr>
        <w:t xml:space="preserve"> es</w:t>
      </w:r>
      <w:r w:rsidR="00734D97" w:rsidRPr="00674FBB">
        <w:rPr>
          <w:color w:val="000000"/>
        </w:rPr>
        <w:t xml:space="preserve"> conocida como El Niño, implica el calentamiento anómalo de las aguas superficiales del centro y este del Océano Pacífico tropical</w:t>
      </w:r>
      <w:r w:rsidRPr="00674FBB">
        <w:rPr>
          <w:color w:val="000000"/>
        </w:rPr>
        <w:t xml:space="preserve">, el cual produce una profundización de la termoclina oceánica, el debilitamiento de los vientos alisios del este y el desplazamiento del centro de convección del oeste al centro del Océano Pacífico tropical </w:t>
      </w:r>
      <w:sdt>
        <w:sdtPr>
          <w:rPr>
            <w:color w:val="000000"/>
          </w:rPr>
          <w:id w:val="122894224"/>
          <w:citation/>
        </w:sdtPr>
        <w:sdtContent>
          <w:r w:rsidRPr="00674FBB">
            <w:rPr>
              <w:color w:val="000000"/>
            </w:rPr>
            <w:fldChar w:fldCharType="begin"/>
          </w:r>
          <w:r w:rsidRPr="00674FBB">
            <w:rPr>
              <w:color w:val="000000"/>
            </w:rPr>
            <w:instrText xml:space="preserve"> CITATION McP20 \l 9226 </w:instrText>
          </w:r>
          <w:r w:rsidRPr="00674FBB">
            <w:rPr>
              <w:color w:val="000000"/>
            </w:rPr>
            <w:fldChar w:fldCharType="separate"/>
          </w:r>
          <w:r w:rsidRPr="00674FBB">
            <w:rPr>
              <w:color w:val="000000"/>
            </w:rPr>
            <w:t>(McPhaden, Santoso, &amp; Cai, 2020)</w:t>
          </w:r>
          <w:r w:rsidRPr="00674FBB">
            <w:rPr>
              <w:color w:val="000000"/>
            </w:rPr>
            <w:fldChar w:fldCharType="end"/>
          </w:r>
        </w:sdtContent>
      </w:sdt>
      <w:r w:rsidRPr="00674FBB">
        <w:rPr>
          <w:color w:val="000000"/>
        </w:rPr>
        <w:t>. Particularmente en Colombia se experimentan anomalías negativas de precipitación, humedad de suelo, evapotr</w:t>
      </w:r>
      <w:r w:rsidR="008829BD" w:rsidRPr="00674FBB">
        <w:rPr>
          <w:color w:val="000000"/>
        </w:rPr>
        <w:t>anspiración y caudales de ríos</w:t>
      </w:r>
      <w:r w:rsidRPr="00674FBB">
        <w:rPr>
          <w:color w:val="000000"/>
        </w:rPr>
        <w:t xml:space="preserve">, cuya magnitud y sincronización varían según las principales regiones geográficas del país (Caribe, Andes, Pacífico, Orinoco y Amazonas). Asociados a esas anomalías, existen importantes impactos socioeconómicos, ambientales y ecológicos </w:t>
      </w:r>
      <w:sdt>
        <w:sdtPr>
          <w:rPr>
            <w:color w:val="000000"/>
          </w:rPr>
          <w:id w:val="-1921404916"/>
          <w:citation/>
        </w:sdtPr>
        <w:sdtContent>
          <w:r w:rsidRPr="00674FBB">
            <w:rPr>
              <w:color w:val="000000"/>
            </w:rPr>
            <w:fldChar w:fldCharType="begin"/>
          </w:r>
          <w:r w:rsidRPr="00674FBB">
            <w:rPr>
              <w:color w:val="000000"/>
            </w:rPr>
            <w:instrText xml:space="preserve"> CITATION Sal20 \l 9226 </w:instrText>
          </w:r>
          <w:r w:rsidRPr="00674FBB">
            <w:rPr>
              <w:color w:val="000000"/>
            </w:rPr>
            <w:fldChar w:fldCharType="separate"/>
          </w:r>
          <w:r w:rsidRPr="00674FBB">
            <w:rPr>
              <w:color w:val="000000"/>
            </w:rPr>
            <w:t>(Salas, 2020)</w:t>
          </w:r>
          <w:r w:rsidRPr="00674FBB">
            <w:rPr>
              <w:color w:val="000000"/>
            </w:rPr>
            <w:fldChar w:fldCharType="end"/>
          </w:r>
        </w:sdtContent>
      </w:sdt>
      <w:r w:rsidRPr="00674FBB">
        <w:rPr>
          <w:color w:val="000000"/>
        </w:rPr>
        <w:t>.</w:t>
      </w:r>
    </w:p>
    <w:p w14:paraId="05F76ABA" w14:textId="77777777" w:rsidR="00734D97" w:rsidRPr="00674FBB" w:rsidRDefault="00734D97" w:rsidP="00674FBB">
      <w:pPr>
        <w:pBdr>
          <w:top w:val="nil"/>
          <w:left w:val="nil"/>
          <w:bottom w:val="nil"/>
          <w:right w:val="nil"/>
          <w:between w:val="nil"/>
        </w:pBdr>
        <w:ind w:firstLine="709"/>
        <w:rPr>
          <w:color w:val="000000"/>
        </w:rPr>
      </w:pPr>
    </w:p>
    <w:p w14:paraId="331FF92C" w14:textId="1292394C" w:rsidR="008829BD" w:rsidRDefault="00734D97" w:rsidP="00674FBB">
      <w:pPr>
        <w:pBdr>
          <w:top w:val="nil"/>
          <w:left w:val="nil"/>
          <w:bottom w:val="nil"/>
          <w:right w:val="nil"/>
          <w:between w:val="nil"/>
        </w:pBdr>
        <w:ind w:firstLine="709"/>
        <w:rPr>
          <w:color w:val="000000"/>
        </w:rPr>
      </w:pPr>
      <w:r w:rsidRPr="00674FBB">
        <w:rPr>
          <w:color w:val="000000"/>
        </w:rPr>
        <w:t>Dado que el 67% de la Capacidad Efectiva Neta -CEN- del Sistema Interconectado Nacional –SIN-en Colombia proviene de plantas de generación hidroeléctrica (XM, 2022), se evidencia una clara dependencia del recurso hídrico. Durante eventos de El Niño en regiones clave para la generación de energía, como las zonas Andina, Caribe y Norte del Pacífico, donde se ubican la mayoría de los embalses, se observa una marcada disminución en las lluvias. Esta reducción, a su vez, afecta los caudales de los ríos y quebradas que alimentan estos embalses. En consecuencia, durante eventos de El Niño, la oferta energética basada en hidroelectricidad disminuye considerablemente debido a la escasez del recurso, lo que se traduce en un aumento en los precios de la energía. Además, la escasez podría resultar en racionamiento energético en el país, ya que no sería posible satisfacer la demanda con los recursos disponibles.</w:t>
      </w:r>
    </w:p>
    <w:p w14:paraId="0244B820" w14:textId="77777777" w:rsidR="005730FF" w:rsidRPr="00674FBB" w:rsidRDefault="005730FF" w:rsidP="00674FBB">
      <w:pPr>
        <w:pBdr>
          <w:top w:val="nil"/>
          <w:left w:val="nil"/>
          <w:bottom w:val="nil"/>
          <w:right w:val="nil"/>
          <w:between w:val="nil"/>
        </w:pBdr>
        <w:ind w:firstLine="709"/>
        <w:rPr>
          <w:color w:val="000000"/>
        </w:rPr>
      </w:pPr>
    </w:p>
    <w:p w14:paraId="52018C41" w14:textId="2C3919E1" w:rsidR="008829BD" w:rsidRDefault="007356C5" w:rsidP="00674FBB">
      <w:pPr>
        <w:pBdr>
          <w:top w:val="nil"/>
          <w:left w:val="nil"/>
          <w:bottom w:val="nil"/>
          <w:right w:val="nil"/>
          <w:between w:val="nil"/>
        </w:pBdr>
        <w:ind w:firstLine="709"/>
        <w:rPr>
          <w:color w:val="000000"/>
        </w:rPr>
      </w:pPr>
      <w:r w:rsidRPr="00674FBB">
        <w:rPr>
          <w:color w:val="000000"/>
        </w:rPr>
        <w:t xml:space="preserve">En general, la literatura sobre complementariedad se ha centrado principalmente en estudiar las condiciones climáticas de los países desarrollados en latitudes septentrionales, como Estados Unidos, países de Europa y China </w:t>
      </w:r>
      <w:sdt>
        <w:sdtPr>
          <w:rPr>
            <w:color w:val="000000"/>
          </w:rPr>
          <w:id w:val="795807128"/>
          <w:citation/>
        </w:sdtPr>
        <w:sdtContent>
          <w:r w:rsidRPr="00674FBB">
            <w:rPr>
              <w:color w:val="000000"/>
            </w:rPr>
            <w:fldChar w:fldCharType="begin"/>
          </w:r>
          <w:r w:rsidRPr="007356C5">
            <w:rPr>
              <w:color w:val="000000"/>
            </w:rPr>
            <w:instrText xml:space="preserve"> CITATION Hen20 \l 9226 </w:instrText>
          </w:r>
          <w:r w:rsidRPr="00674FBB">
            <w:rPr>
              <w:color w:val="000000"/>
            </w:rPr>
            <w:fldChar w:fldCharType="separate"/>
          </w:r>
          <w:r w:rsidRPr="007356C5">
            <w:rPr>
              <w:color w:val="000000"/>
            </w:rPr>
            <w:t>(Henao, 2020)</w:t>
          </w:r>
          <w:r w:rsidRPr="00674FBB">
            <w:rPr>
              <w:color w:val="000000"/>
            </w:rPr>
            <w:fldChar w:fldCharType="end"/>
          </w:r>
        </w:sdtContent>
      </w:sdt>
      <w:r w:rsidRPr="00674FBB">
        <w:rPr>
          <w:color w:val="000000"/>
        </w:rPr>
        <w:t>, donde los factores y fenómenos climáticos difieren significativamente de las zonas ecuatoriales. Además, las perspectivas utilizadas para estudiar la complementariedad suelen estar relacionadas con fenómenos meteorológicos locales y de corto plazo, con escalas espaciales y temporales cortas, como el ciclo diurno, y sin incluir eventos climáticos globales a gran escala como</w:t>
      </w:r>
      <w:r w:rsidR="00734D97" w:rsidRPr="00674FBB">
        <w:rPr>
          <w:color w:val="000000"/>
        </w:rPr>
        <w:t xml:space="preserve"> el</w:t>
      </w:r>
      <w:r w:rsidRPr="00674FBB">
        <w:rPr>
          <w:color w:val="000000"/>
        </w:rPr>
        <w:t xml:space="preserve"> </w:t>
      </w:r>
      <w:proofErr w:type="spellStart"/>
      <w:r w:rsidRPr="00674FBB">
        <w:rPr>
          <w:color w:val="000000"/>
        </w:rPr>
        <w:t>ENSO</w:t>
      </w:r>
      <w:proofErr w:type="spellEnd"/>
      <w:r w:rsidRPr="00674FBB">
        <w:rPr>
          <w:color w:val="000000"/>
        </w:rPr>
        <w:t xml:space="preserve"> </w:t>
      </w:r>
      <w:sdt>
        <w:sdtPr>
          <w:rPr>
            <w:color w:val="000000"/>
          </w:rPr>
          <w:id w:val="-1796517388"/>
          <w:citation/>
        </w:sdtPr>
        <w:sdtContent>
          <w:r w:rsidRPr="00674FBB">
            <w:rPr>
              <w:color w:val="000000"/>
            </w:rPr>
            <w:fldChar w:fldCharType="begin"/>
          </w:r>
          <w:r w:rsidRPr="007356C5">
            <w:rPr>
              <w:color w:val="000000"/>
            </w:rPr>
            <w:instrText xml:space="preserve"> CITATION Hen20 \l 9226 </w:instrText>
          </w:r>
          <w:r w:rsidRPr="00674FBB">
            <w:rPr>
              <w:color w:val="000000"/>
            </w:rPr>
            <w:fldChar w:fldCharType="separate"/>
          </w:r>
          <w:r w:rsidRPr="007356C5">
            <w:rPr>
              <w:color w:val="000000"/>
            </w:rPr>
            <w:t>(Henao, 2020)</w:t>
          </w:r>
          <w:r w:rsidRPr="00674FBB">
            <w:rPr>
              <w:color w:val="000000"/>
            </w:rPr>
            <w:fldChar w:fldCharType="end"/>
          </w:r>
        </w:sdtContent>
      </w:sdt>
      <w:r w:rsidRPr="00674FBB">
        <w:rPr>
          <w:color w:val="000000"/>
        </w:rPr>
        <w:t xml:space="preserve">. </w:t>
      </w:r>
    </w:p>
    <w:p w14:paraId="16CAB1E8" w14:textId="77777777" w:rsidR="00674FBB" w:rsidRPr="00674FBB" w:rsidRDefault="00674FBB" w:rsidP="00674FBB">
      <w:pPr>
        <w:pBdr>
          <w:top w:val="nil"/>
          <w:left w:val="nil"/>
          <w:bottom w:val="nil"/>
          <w:right w:val="nil"/>
          <w:between w:val="nil"/>
        </w:pBdr>
        <w:ind w:firstLine="709"/>
        <w:rPr>
          <w:color w:val="000000"/>
        </w:rPr>
      </w:pPr>
    </w:p>
    <w:p w14:paraId="75CFFCD1" w14:textId="6C019769" w:rsidR="00734D97" w:rsidRPr="00674FBB" w:rsidRDefault="00014504" w:rsidP="00674FBB">
      <w:pPr>
        <w:pBdr>
          <w:top w:val="nil"/>
          <w:left w:val="nil"/>
          <w:bottom w:val="nil"/>
          <w:right w:val="nil"/>
          <w:between w:val="nil"/>
        </w:pBdr>
        <w:ind w:firstLine="709"/>
        <w:rPr>
          <w:color w:val="000000"/>
        </w:rPr>
      </w:pPr>
      <w:r w:rsidRPr="00674FBB">
        <w:rPr>
          <w:color w:val="000000"/>
        </w:rPr>
        <w:t xml:space="preserve">En </w:t>
      </w:r>
      <w:r w:rsidR="00734D97" w:rsidRPr="00674FBB">
        <w:rPr>
          <w:color w:val="000000"/>
        </w:rPr>
        <w:t>síntesis</w:t>
      </w:r>
      <w:r w:rsidRPr="00674FBB">
        <w:rPr>
          <w:color w:val="000000"/>
        </w:rPr>
        <w:t>, el problema de negocio radica en el desconocimiento del grado de complementariedad que las energías renovables no convencionales pueden ofrecer el sistema eléctrico colombiano, que está dominado por la energía hidroeléctrica</w:t>
      </w:r>
      <w:r w:rsidR="00C65761" w:rsidRPr="00674FBB">
        <w:rPr>
          <w:color w:val="000000"/>
        </w:rPr>
        <w:t xml:space="preserve">. </w:t>
      </w:r>
      <w:r w:rsidR="00734D97" w:rsidRPr="00674FBB">
        <w:rPr>
          <w:color w:val="000000"/>
        </w:rPr>
        <w:t>Dado</w:t>
      </w:r>
      <w:r w:rsidRPr="00674FBB">
        <w:rPr>
          <w:color w:val="000000"/>
        </w:rPr>
        <w:t xml:space="preserve"> que el </w:t>
      </w:r>
      <w:proofErr w:type="spellStart"/>
      <w:r w:rsidRPr="00674FBB">
        <w:rPr>
          <w:color w:val="000000"/>
        </w:rPr>
        <w:t>ENSO</w:t>
      </w:r>
      <w:proofErr w:type="spellEnd"/>
      <w:r w:rsidRPr="00674FBB">
        <w:rPr>
          <w:color w:val="000000"/>
        </w:rPr>
        <w:t xml:space="preserve"> hace parte de la variabilidad climática natural y</w:t>
      </w:r>
      <w:r w:rsidR="00734D97" w:rsidRPr="00674FBB">
        <w:rPr>
          <w:color w:val="000000"/>
        </w:rPr>
        <w:t xml:space="preserve"> que el cambio climático puede intensificar sus efectos, es imperativo evaluar la complementariedad entre los recursos. Esto permitirá desarrollar un sistema interconectado flexible, capaz de operar de manera económica, confiable y segura, manteniendo el equilibrio entre oferta y demanda, utilizando eficientemente la matriz de generación y aprovechando la complementariedad entre los recursos que la componen.</w:t>
      </w:r>
    </w:p>
    <w:p w14:paraId="4722CBC5" w14:textId="77777777" w:rsidR="00734D97" w:rsidRPr="00674FBB" w:rsidRDefault="00734D97" w:rsidP="00674FBB">
      <w:pPr>
        <w:pBdr>
          <w:top w:val="nil"/>
          <w:left w:val="nil"/>
          <w:bottom w:val="nil"/>
          <w:right w:val="nil"/>
          <w:between w:val="nil"/>
        </w:pBdr>
        <w:ind w:firstLine="709"/>
        <w:rPr>
          <w:color w:val="000000"/>
        </w:rPr>
      </w:pPr>
    </w:p>
    <w:p w14:paraId="1CF0297F" w14:textId="77777777" w:rsidR="00734D97" w:rsidRPr="00674FBB" w:rsidRDefault="00734D97" w:rsidP="00674FBB">
      <w:pPr>
        <w:pBdr>
          <w:top w:val="nil"/>
          <w:left w:val="nil"/>
          <w:bottom w:val="nil"/>
          <w:right w:val="nil"/>
          <w:between w:val="nil"/>
        </w:pBdr>
        <w:ind w:firstLine="709"/>
        <w:rPr>
          <w:color w:val="000000"/>
        </w:rPr>
      </w:pPr>
      <w:r w:rsidRPr="00674FBB">
        <w:rPr>
          <w:color w:val="000000"/>
        </w:rPr>
        <w:t>Este problema es de gran relevancia para el sector eléctrico colombiano, las autoridades gubernamentales encargadas de la planificación energética, organizaciones interesadas en la seguridad energética del país y la sociedad en general, que depende de un suministro confiable de energía.</w:t>
      </w:r>
    </w:p>
    <w:p w14:paraId="708AE267" w14:textId="77777777" w:rsidR="00FC6F7F" w:rsidRPr="00C65761" w:rsidRDefault="00FC6F7F" w:rsidP="00C65761">
      <w:pPr>
        <w:autoSpaceDE w:val="0"/>
        <w:autoSpaceDN w:val="0"/>
        <w:adjustRightInd w:val="0"/>
        <w:rPr>
          <w:color w:val="000000"/>
          <w:lang w:val="es-MX"/>
        </w:rPr>
      </w:pPr>
    </w:p>
    <w:p w14:paraId="6F2D0372" w14:textId="171ABA42" w:rsidR="00153ED8" w:rsidRPr="003F6A52" w:rsidRDefault="002F7A5F" w:rsidP="003F6A52">
      <w:pPr>
        <w:pStyle w:val="Ttulo2"/>
        <w:numPr>
          <w:ilvl w:val="1"/>
          <w:numId w:val="7"/>
        </w:numPr>
      </w:pPr>
      <w:bookmarkStart w:id="18" w:name="_Toc151236211"/>
      <w:r>
        <w:t>Aproximación desde la analítica de datos</w:t>
      </w:r>
      <w:bookmarkEnd w:id="18"/>
      <w:r>
        <w:t xml:space="preserve"> </w:t>
      </w:r>
      <w:bookmarkStart w:id="19" w:name="_heading=h.2jxsxqh" w:colFirst="0" w:colLast="0"/>
      <w:bookmarkEnd w:id="19"/>
    </w:p>
    <w:p w14:paraId="451DA693" w14:textId="77777777" w:rsidR="00153ED8" w:rsidRPr="00153ED8" w:rsidRDefault="00153ED8" w:rsidP="00153ED8">
      <w:pPr>
        <w:pBdr>
          <w:top w:val="nil"/>
          <w:left w:val="nil"/>
          <w:bottom w:val="nil"/>
          <w:right w:val="nil"/>
          <w:between w:val="nil"/>
        </w:pBdr>
        <w:ind w:firstLine="709"/>
        <w:rPr>
          <w:color w:val="000000"/>
        </w:rPr>
      </w:pPr>
      <w:r w:rsidRPr="00153ED8">
        <w:rPr>
          <w:color w:val="000000"/>
        </w:rPr>
        <w:t xml:space="preserve">Debido a que las estaciones secas anuales y el fenómeno de El Niño pueden generar condiciones climáticas de escasez de recursos hídricos que ejercen una gran presión sobre el sector eléctrico colombiano, y considerando que en otros países se ha demostrado que la complementariedad entre las fuentes renovables, como la hidráulica, solar y eólica, puede compensar su variabilidad y aumentar la confiabilidad del sistema, se busca evaluar el grado de complementariedad existente entre la energía solar, eólica e hídrica en diferentes escalas temporales. </w:t>
      </w:r>
    </w:p>
    <w:p w14:paraId="1D8C2BB9" w14:textId="4784ECA2" w:rsidR="00153ED8" w:rsidRDefault="00153ED8" w:rsidP="00153ED8">
      <w:pPr>
        <w:pBdr>
          <w:top w:val="nil"/>
          <w:left w:val="nil"/>
          <w:bottom w:val="nil"/>
          <w:right w:val="nil"/>
          <w:between w:val="nil"/>
        </w:pBdr>
        <w:ind w:firstLine="709"/>
        <w:rPr>
          <w:color w:val="000000"/>
        </w:rPr>
      </w:pPr>
      <w:r w:rsidRPr="00153ED8">
        <w:rPr>
          <w:color w:val="000000"/>
        </w:rPr>
        <w:lastRenderedPageBreak/>
        <w:t xml:space="preserve">Para realizar esta evaluación, se emplearán tres variables climáticas fundamentales: precipitación, velocidad del viento y radiación solar, además del Índice oceánico de El Niño </w:t>
      </w:r>
      <w:r w:rsidR="005730FF" w:rsidRPr="00674FBB">
        <w:rPr>
          <w:color w:val="000000"/>
        </w:rPr>
        <w:t>-</w:t>
      </w:r>
      <w:r w:rsidRPr="00153ED8">
        <w:rPr>
          <w:color w:val="000000"/>
        </w:rPr>
        <w:t>ONI</w:t>
      </w:r>
      <w:r w:rsidR="005730FF" w:rsidRPr="00674FBB">
        <w:rPr>
          <w:color w:val="000000"/>
        </w:rPr>
        <w:t>-</w:t>
      </w:r>
      <w:r w:rsidRPr="00153ED8">
        <w:rPr>
          <w:color w:val="000000"/>
        </w:rPr>
        <w:t xml:space="preserve">, que es el indicador principal para la declaratoria oficial de las fases del </w:t>
      </w:r>
      <w:proofErr w:type="spellStart"/>
      <w:r w:rsidRPr="00153ED8">
        <w:rPr>
          <w:color w:val="000000"/>
        </w:rPr>
        <w:t>ENSO</w:t>
      </w:r>
      <w:proofErr w:type="spellEnd"/>
      <w:r w:rsidRPr="00153ED8">
        <w:rPr>
          <w:color w:val="000000"/>
        </w:rPr>
        <w:t xml:space="preserve">. El ONI será utilizado para analizar y agrupar estas variables climáticas en las distintas fases del </w:t>
      </w:r>
      <w:proofErr w:type="spellStart"/>
      <w:r w:rsidRPr="00153ED8">
        <w:rPr>
          <w:color w:val="000000"/>
        </w:rPr>
        <w:t>ENSO</w:t>
      </w:r>
      <w:proofErr w:type="spellEnd"/>
      <w:r w:rsidRPr="00153ED8">
        <w:rPr>
          <w:color w:val="000000"/>
        </w:rPr>
        <w:t>, particularmente en su fase cálida, que ejerce una mayor presión sobre el sistema eléctrico. Se considerará que existe complementariedad cuando se observe una correlación negativa entre el recurso hídrico y las fuentes de energía renovable no convencional.</w:t>
      </w:r>
    </w:p>
    <w:p w14:paraId="438B437A" w14:textId="77777777" w:rsidR="003F6A52" w:rsidRPr="00153ED8" w:rsidRDefault="003F6A52" w:rsidP="00153ED8">
      <w:pPr>
        <w:pBdr>
          <w:top w:val="nil"/>
          <w:left w:val="nil"/>
          <w:bottom w:val="nil"/>
          <w:right w:val="nil"/>
          <w:between w:val="nil"/>
        </w:pBdr>
        <w:ind w:firstLine="709"/>
        <w:rPr>
          <w:color w:val="000000"/>
        </w:rPr>
      </w:pPr>
    </w:p>
    <w:p w14:paraId="25761547" w14:textId="595074B6" w:rsidR="00153ED8" w:rsidRDefault="00153ED8" w:rsidP="00153ED8">
      <w:pPr>
        <w:pBdr>
          <w:top w:val="nil"/>
          <w:left w:val="nil"/>
          <w:bottom w:val="nil"/>
          <w:right w:val="nil"/>
          <w:between w:val="nil"/>
        </w:pBdr>
        <w:ind w:firstLine="709"/>
        <w:rPr>
          <w:color w:val="000000"/>
        </w:rPr>
      </w:pPr>
      <w:r w:rsidRPr="00153ED8">
        <w:rPr>
          <w:color w:val="000000"/>
        </w:rPr>
        <w:t>La metodología</w:t>
      </w:r>
      <w:r w:rsidR="003F6A52">
        <w:rPr>
          <w:color w:val="000000"/>
        </w:rPr>
        <w:t xml:space="preserve"> desde la analítica de datos</w:t>
      </w:r>
      <w:r w:rsidRPr="00153ED8">
        <w:rPr>
          <w:color w:val="000000"/>
        </w:rPr>
        <w:t xml:space="preserve"> consiste en la caracterización de las variables climáticas en todo el territorio colombiano, a partir de la estimación de los promedios de largo plazo, ciclo anual y ciclos estacionales, así como la identificación de los ciclos diurnos correspondientes a cada una de estas variables. Adicionalmente, se pretende utilizar el análisis de Funciones Ortogonales Empíricas (</w:t>
      </w:r>
      <w:r w:rsidR="005730FF" w:rsidRPr="00674FBB">
        <w:rPr>
          <w:color w:val="000000"/>
        </w:rPr>
        <w:t>-</w:t>
      </w:r>
      <w:r w:rsidRPr="00153ED8">
        <w:rPr>
          <w:color w:val="000000"/>
        </w:rPr>
        <w:t>EOF</w:t>
      </w:r>
      <w:r w:rsidR="005730FF" w:rsidRPr="00674FBB">
        <w:rPr>
          <w:color w:val="000000"/>
        </w:rPr>
        <w:t>-</w:t>
      </w:r>
      <w:r w:rsidRPr="00153ED8">
        <w:rPr>
          <w:color w:val="000000"/>
        </w:rPr>
        <w:t>, por sus siglas en inglés) para identificar los principales modos de variabilidad en la radiación, la velocidad del viento y la precipitación. Estos modos describen y explican la mayor parte de la variabilidad observada en estos recursos climáticos.</w:t>
      </w:r>
    </w:p>
    <w:p w14:paraId="267D8544" w14:textId="77777777" w:rsidR="003F6A52" w:rsidRPr="00153ED8" w:rsidRDefault="003F6A52" w:rsidP="00153ED8">
      <w:pPr>
        <w:pBdr>
          <w:top w:val="nil"/>
          <w:left w:val="nil"/>
          <w:bottom w:val="nil"/>
          <w:right w:val="nil"/>
          <w:between w:val="nil"/>
        </w:pBdr>
        <w:ind w:firstLine="709"/>
        <w:rPr>
          <w:color w:val="000000"/>
        </w:rPr>
      </w:pPr>
    </w:p>
    <w:p w14:paraId="3E1AF9B1" w14:textId="5A7E7736" w:rsidR="00153ED8" w:rsidRDefault="00153ED8" w:rsidP="00153ED8">
      <w:pPr>
        <w:pBdr>
          <w:top w:val="nil"/>
          <w:left w:val="nil"/>
          <w:bottom w:val="nil"/>
          <w:right w:val="nil"/>
          <w:between w:val="nil"/>
        </w:pBdr>
        <w:ind w:firstLine="709"/>
        <w:rPr>
          <w:color w:val="000000"/>
        </w:rPr>
      </w:pPr>
      <w:r w:rsidRPr="00153ED8">
        <w:rPr>
          <w:color w:val="000000"/>
        </w:rPr>
        <w:t xml:space="preserve">El análisis de EOF es un método robusto para la compresión de datos y la reducción de dimensionalidad que se utiliza ampliamente en meteorología y oceanografía. Este método permite representar tanto la variabilidad espacial como la temporal de las variables climáticas, además de determinar el número de modos empíricos asociados con la variabilidad </w:t>
      </w:r>
      <w:proofErr w:type="gramStart"/>
      <w:r w:rsidRPr="00153ED8">
        <w:rPr>
          <w:color w:val="000000"/>
        </w:rPr>
        <w:t>espacio-temporal</w:t>
      </w:r>
      <w:proofErr w:type="gramEnd"/>
      <w:r w:rsidRPr="00153ED8">
        <w:rPr>
          <w:color w:val="000000"/>
        </w:rPr>
        <w:t>. Dado que la mayor parte de la varianza en los datos puede ser capturada por un pequeño conjunto de modos</w:t>
      </w:r>
      <w:r w:rsidR="003F6A52">
        <w:rPr>
          <w:color w:val="000000"/>
        </w:rPr>
        <w:t>.</w:t>
      </w:r>
    </w:p>
    <w:p w14:paraId="7A5C3074" w14:textId="77777777" w:rsidR="003F6A52" w:rsidRPr="00153ED8" w:rsidRDefault="003F6A52" w:rsidP="00153ED8">
      <w:pPr>
        <w:pBdr>
          <w:top w:val="nil"/>
          <w:left w:val="nil"/>
          <w:bottom w:val="nil"/>
          <w:right w:val="nil"/>
          <w:between w:val="nil"/>
        </w:pBdr>
        <w:ind w:firstLine="709"/>
        <w:rPr>
          <w:color w:val="000000"/>
        </w:rPr>
      </w:pPr>
    </w:p>
    <w:p w14:paraId="2BE9DE48" w14:textId="77777777" w:rsidR="00153ED8" w:rsidRDefault="00153ED8" w:rsidP="00153ED8">
      <w:pPr>
        <w:pBdr>
          <w:top w:val="nil"/>
          <w:left w:val="nil"/>
          <w:bottom w:val="nil"/>
          <w:right w:val="nil"/>
          <w:between w:val="nil"/>
        </w:pBdr>
        <w:ind w:firstLine="709"/>
        <w:rPr>
          <w:color w:val="000000"/>
        </w:rPr>
      </w:pPr>
      <w:r w:rsidRPr="00153ED8">
        <w:rPr>
          <w:color w:val="000000"/>
        </w:rPr>
        <w:t xml:space="preserve">Una vez determinados los principales modos empíricos y comprendida la variabilidad de los datos, en particular la modulada por el </w:t>
      </w:r>
      <w:proofErr w:type="spellStart"/>
      <w:r w:rsidRPr="00153ED8">
        <w:rPr>
          <w:color w:val="000000"/>
        </w:rPr>
        <w:t>ENSO</w:t>
      </w:r>
      <w:proofErr w:type="spellEnd"/>
      <w:r w:rsidRPr="00153ED8">
        <w:rPr>
          <w:color w:val="000000"/>
        </w:rPr>
        <w:t>, se realizará un análisis de correlación multivariada para evaluar el grado de complementariedad que las energías renovables no convencionales pueden ofrecer el sistema eléctrico colombiano, que está dominado por la energía hidroeléctrica. Este análisis se llevará a cabo en diferentes escalas temporales.</w:t>
      </w:r>
    </w:p>
    <w:p w14:paraId="4113BCC6" w14:textId="77777777" w:rsidR="003F6A52" w:rsidRPr="00153ED8" w:rsidRDefault="003F6A52" w:rsidP="00153ED8">
      <w:pPr>
        <w:pBdr>
          <w:top w:val="nil"/>
          <w:left w:val="nil"/>
          <w:bottom w:val="nil"/>
          <w:right w:val="nil"/>
          <w:between w:val="nil"/>
        </w:pBdr>
        <w:ind w:firstLine="709"/>
        <w:rPr>
          <w:color w:val="000000"/>
        </w:rPr>
      </w:pPr>
    </w:p>
    <w:p w14:paraId="2E8234DE" w14:textId="4FD1CD86" w:rsidR="00153ED8" w:rsidRDefault="00153ED8" w:rsidP="00153ED8">
      <w:pPr>
        <w:pBdr>
          <w:top w:val="nil"/>
          <w:left w:val="nil"/>
          <w:bottom w:val="nil"/>
          <w:right w:val="nil"/>
          <w:between w:val="nil"/>
        </w:pBdr>
        <w:ind w:firstLine="709"/>
        <w:rPr>
          <w:color w:val="000000"/>
        </w:rPr>
      </w:pPr>
      <w:r w:rsidRPr="00153ED8">
        <w:rPr>
          <w:color w:val="000000"/>
        </w:rPr>
        <w:lastRenderedPageBreak/>
        <w:t xml:space="preserve">Además, se </w:t>
      </w:r>
      <w:r w:rsidR="003F6A52">
        <w:rPr>
          <w:color w:val="000000"/>
        </w:rPr>
        <w:t>pretende</w:t>
      </w:r>
      <w:r w:rsidRPr="00153ED8">
        <w:rPr>
          <w:color w:val="000000"/>
        </w:rPr>
        <w:t xml:space="preserve"> que este estudio proporcione información valiosa sobre las ubicaciones geográficas estratégicas en las cuales se podrían desarrollar plantas de energía solar y eólica para complementar el sector hidroeléctrico.</w:t>
      </w:r>
    </w:p>
    <w:p w14:paraId="000000C6" w14:textId="77777777" w:rsidR="002148CD" w:rsidRDefault="002148CD">
      <w:pPr>
        <w:rPr>
          <w:b/>
        </w:rPr>
      </w:pPr>
    </w:p>
    <w:p w14:paraId="2A8FCD2E" w14:textId="7251C080" w:rsidR="00F209ED" w:rsidRDefault="002F7A5F" w:rsidP="00F209ED">
      <w:pPr>
        <w:pStyle w:val="Ttulo2"/>
        <w:numPr>
          <w:ilvl w:val="1"/>
          <w:numId w:val="7"/>
        </w:numPr>
      </w:pPr>
      <w:r>
        <w:t xml:space="preserve"> </w:t>
      </w:r>
      <w:bookmarkStart w:id="20" w:name="_Toc151236212"/>
      <w:r>
        <w:t>Origen de los datos</w:t>
      </w:r>
      <w:bookmarkEnd w:id="20"/>
    </w:p>
    <w:p w14:paraId="3D7C1310" w14:textId="1EE1A592" w:rsidR="00F209ED" w:rsidRPr="00F209ED" w:rsidRDefault="005A77E3" w:rsidP="00F209ED">
      <w:pPr>
        <w:pBdr>
          <w:top w:val="nil"/>
          <w:left w:val="nil"/>
          <w:bottom w:val="nil"/>
          <w:right w:val="nil"/>
          <w:between w:val="nil"/>
        </w:pBdr>
        <w:ind w:firstLine="709"/>
        <w:rPr>
          <w:color w:val="000000"/>
        </w:rPr>
      </w:pPr>
      <w:r w:rsidRPr="005A77E3">
        <w:rPr>
          <w:color w:val="000000"/>
        </w:rPr>
        <w:t>Para evaluar el grado de complementariedad entre el recurso hídrico y las fuentes de energía renovable no convencional (solar y eólica), se utilizan datos de radiación solar, velocidad del viento y precipitación, además del ONI.</w:t>
      </w:r>
      <w:r w:rsidR="00A84E98">
        <w:rPr>
          <w:color w:val="000000"/>
        </w:rPr>
        <w:t xml:space="preserve"> </w:t>
      </w:r>
      <w:r>
        <w:rPr>
          <w:color w:val="000000"/>
        </w:rPr>
        <w:t xml:space="preserve">Los datos </w:t>
      </w:r>
      <w:r w:rsidR="00F209ED" w:rsidRPr="00F209ED">
        <w:rPr>
          <w:color w:val="000000"/>
        </w:rPr>
        <w:t>provienen de fuentes climáticas confiables</w:t>
      </w:r>
      <w:r>
        <w:rPr>
          <w:color w:val="000000"/>
        </w:rPr>
        <w:t xml:space="preserve">, </w:t>
      </w:r>
      <w:r w:rsidR="00A84E98">
        <w:rPr>
          <w:color w:val="000000"/>
        </w:rPr>
        <w:t>abiertas</w:t>
      </w:r>
      <w:r w:rsidR="00F209ED" w:rsidRPr="00F209ED">
        <w:rPr>
          <w:color w:val="000000"/>
        </w:rPr>
        <w:t xml:space="preserve"> y reconocidas, ERA5 y </w:t>
      </w:r>
      <w:proofErr w:type="spellStart"/>
      <w:r w:rsidR="00F209ED" w:rsidRPr="00F209ED">
        <w:rPr>
          <w:color w:val="000000"/>
        </w:rPr>
        <w:t>CHIRPS</w:t>
      </w:r>
      <w:proofErr w:type="spellEnd"/>
      <w:r w:rsidR="00F209ED" w:rsidRPr="00F209ED">
        <w:rPr>
          <w:color w:val="000000"/>
        </w:rPr>
        <w:t xml:space="preserve">, que proporcionan información detallada </w:t>
      </w:r>
      <w:r w:rsidR="00A84E98">
        <w:rPr>
          <w:color w:val="000000"/>
        </w:rPr>
        <w:t>de las</w:t>
      </w:r>
      <w:r w:rsidR="00F209ED" w:rsidRPr="00F209ED">
        <w:rPr>
          <w:color w:val="000000"/>
        </w:rPr>
        <w:t xml:space="preserve"> variables</w:t>
      </w:r>
      <w:r w:rsidR="00A84E98">
        <w:rPr>
          <w:color w:val="000000"/>
        </w:rPr>
        <w:t xml:space="preserve"> en un amplio periodo de tiempo</w:t>
      </w:r>
      <w:r w:rsidR="00F209ED" w:rsidRPr="00F209ED">
        <w:rPr>
          <w:color w:val="000000"/>
        </w:rPr>
        <w:t xml:space="preserve">. </w:t>
      </w:r>
      <w:r w:rsidR="00A84E98">
        <w:rPr>
          <w:color w:val="000000"/>
        </w:rPr>
        <w:t>Adicionalmente</w:t>
      </w:r>
      <w:r w:rsidR="00F209ED" w:rsidRPr="00F209ED">
        <w:rPr>
          <w:color w:val="000000"/>
        </w:rPr>
        <w:t xml:space="preserve">, se utiliza el Índice ONI proporcionado por la Administración Nacional Oceánica y Atmosférica </w:t>
      </w:r>
      <w:r w:rsidR="00592F9D" w:rsidRPr="00674FBB">
        <w:rPr>
          <w:color w:val="000000"/>
        </w:rPr>
        <w:t>-</w:t>
      </w:r>
      <w:proofErr w:type="spellStart"/>
      <w:r w:rsidR="00F209ED" w:rsidRPr="00F209ED">
        <w:rPr>
          <w:color w:val="000000"/>
        </w:rPr>
        <w:t>NOAA</w:t>
      </w:r>
      <w:proofErr w:type="spellEnd"/>
      <w:r w:rsidR="00592F9D" w:rsidRPr="00674FBB">
        <w:rPr>
          <w:color w:val="000000"/>
        </w:rPr>
        <w:t>-</w:t>
      </w:r>
      <w:r w:rsidR="00F209ED" w:rsidRPr="00F209ED">
        <w:rPr>
          <w:color w:val="000000"/>
        </w:rPr>
        <w:t xml:space="preserve"> para identificar las fases del </w:t>
      </w:r>
      <w:proofErr w:type="spellStart"/>
      <w:r w:rsidR="00F209ED" w:rsidRPr="00F209ED">
        <w:rPr>
          <w:color w:val="000000"/>
        </w:rPr>
        <w:t>ENSO</w:t>
      </w:r>
      <w:proofErr w:type="spellEnd"/>
      <w:r w:rsidR="00F209ED" w:rsidRPr="00F209ED">
        <w:rPr>
          <w:color w:val="000000"/>
        </w:rPr>
        <w:t xml:space="preserve"> en el Pacífico tropical.</w:t>
      </w:r>
    </w:p>
    <w:p w14:paraId="5BF42C32" w14:textId="77777777" w:rsidR="00F209ED" w:rsidRPr="00F209ED" w:rsidRDefault="00F209ED" w:rsidP="00F209ED">
      <w:pPr>
        <w:pBdr>
          <w:top w:val="nil"/>
          <w:left w:val="nil"/>
          <w:bottom w:val="nil"/>
          <w:right w:val="nil"/>
          <w:between w:val="nil"/>
        </w:pBdr>
        <w:ind w:firstLine="709"/>
        <w:rPr>
          <w:color w:val="000000"/>
        </w:rPr>
      </w:pPr>
    </w:p>
    <w:p w14:paraId="1C7CB760" w14:textId="08B28654" w:rsidR="00F209ED" w:rsidRPr="00F209ED" w:rsidRDefault="00F209ED" w:rsidP="00F209ED">
      <w:pPr>
        <w:pStyle w:val="NormalWeb"/>
        <w:spacing w:before="0" w:beforeAutospacing="0" w:after="0" w:afterAutospacing="0" w:line="360" w:lineRule="auto"/>
        <w:ind w:left="360"/>
        <w:jc w:val="both"/>
        <w:rPr>
          <w:color w:val="000000"/>
          <w:lang w:val="es-MX"/>
        </w:rPr>
      </w:pPr>
      <w:r w:rsidRPr="00F209ED">
        <w:rPr>
          <w:color w:val="000000"/>
        </w:rPr>
        <w:t xml:space="preserve">ERA5: </w:t>
      </w:r>
      <w:r w:rsidR="006F0443">
        <w:rPr>
          <w:color w:val="000000"/>
        </w:rPr>
        <w:t>E</w:t>
      </w:r>
      <w:r w:rsidR="006F0443" w:rsidRPr="006F0443">
        <w:rPr>
          <w:color w:val="000000"/>
        </w:rPr>
        <w:t xml:space="preserve">s un </w:t>
      </w:r>
      <w:proofErr w:type="gramStart"/>
      <w:r w:rsidR="006F0443" w:rsidRPr="006F0443">
        <w:rPr>
          <w:color w:val="000000"/>
        </w:rPr>
        <w:t>reanálisis atmosférico</w:t>
      </w:r>
      <w:proofErr w:type="gramEnd"/>
      <w:r w:rsidR="006F0443" w:rsidRPr="006F0443">
        <w:rPr>
          <w:color w:val="000000"/>
        </w:rPr>
        <w:t xml:space="preserve"> del </w:t>
      </w:r>
      <w:proofErr w:type="spellStart"/>
      <w:r w:rsidR="006F0443" w:rsidRPr="006F0443">
        <w:rPr>
          <w:color w:val="000000"/>
        </w:rPr>
        <w:t>ECMWF</w:t>
      </w:r>
      <w:proofErr w:type="spellEnd"/>
      <w:r w:rsidR="006F0443" w:rsidRPr="006F0443">
        <w:rPr>
          <w:color w:val="000000"/>
        </w:rPr>
        <w:t xml:space="preserve"> (</w:t>
      </w:r>
      <w:proofErr w:type="spellStart"/>
      <w:r w:rsidR="006F0443" w:rsidRPr="006F0443">
        <w:rPr>
          <w:color w:val="000000"/>
        </w:rPr>
        <w:t>European</w:t>
      </w:r>
      <w:proofErr w:type="spellEnd"/>
      <w:r w:rsidR="006F0443" w:rsidRPr="006F0443">
        <w:rPr>
          <w:color w:val="000000"/>
        </w:rPr>
        <w:t xml:space="preserve"> Centre </w:t>
      </w:r>
      <w:proofErr w:type="spellStart"/>
      <w:r w:rsidR="006F0443" w:rsidRPr="006F0443">
        <w:rPr>
          <w:color w:val="000000"/>
        </w:rPr>
        <w:t>for</w:t>
      </w:r>
      <w:proofErr w:type="spellEnd"/>
      <w:r w:rsidR="006F0443" w:rsidRPr="006F0443">
        <w:rPr>
          <w:color w:val="000000"/>
        </w:rPr>
        <w:t xml:space="preserve"> Medium-</w:t>
      </w:r>
      <w:proofErr w:type="spellStart"/>
      <w:r w:rsidR="006F0443" w:rsidRPr="006F0443">
        <w:rPr>
          <w:color w:val="000000"/>
        </w:rPr>
        <w:t>Range</w:t>
      </w:r>
      <w:proofErr w:type="spellEnd"/>
      <w:r w:rsidR="006F0443" w:rsidRPr="006F0443">
        <w:rPr>
          <w:color w:val="000000"/>
        </w:rPr>
        <w:t xml:space="preserve"> </w:t>
      </w:r>
      <w:proofErr w:type="spellStart"/>
      <w:r w:rsidR="006F0443" w:rsidRPr="006F0443">
        <w:rPr>
          <w:color w:val="000000"/>
        </w:rPr>
        <w:t>Weather</w:t>
      </w:r>
      <w:proofErr w:type="spellEnd"/>
      <w:r w:rsidR="006F0443" w:rsidRPr="006F0443">
        <w:rPr>
          <w:color w:val="000000"/>
        </w:rPr>
        <w:t xml:space="preserve"> </w:t>
      </w:r>
      <w:proofErr w:type="spellStart"/>
      <w:r w:rsidR="006F0443" w:rsidRPr="006F0443">
        <w:rPr>
          <w:color w:val="000000"/>
        </w:rPr>
        <w:t>Forecasts</w:t>
      </w:r>
      <w:proofErr w:type="spellEnd"/>
      <w:r w:rsidR="006F0443" w:rsidRPr="006F0443">
        <w:rPr>
          <w:color w:val="000000"/>
        </w:rPr>
        <w:t xml:space="preserve">), que proporciona datos horarios de múltiples variables climáticas atmosféricas, terrestres y oceánicas, basados en datos de modelos y un amplio conjunto de observaciones de calidad controlada. De esta fuente se extraen las variables de radiación y velocidad del viento a 100m. </w:t>
      </w:r>
      <w:r w:rsidRPr="00F209ED">
        <w:rPr>
          <w:color w:val="000000"/>
        </w:rPr>
        <w:t xml:space="preserve">Los datos abarcan un extenso periodo </w:t>
      </w:r>
      <w:r w:rsidR="006F0443">
        <w:rPr>
          <w:color w:val="000000"/>
        </w:rPr>
        <w:t xml:space="preserve">de tiempo </w:t>
      </w:r>
      <w:r w:rsidRPr="00F209ED">
        <w:rPr>
          <w:color w:val="000000"/>
        </w:rPr>
        <w:t xml:space="preserve">desde 1958 hasta la actualidad. La información está disponible en la página web: </w:t>
      </w:r>
      <w:hyperlink r:id="rId17" w:anchor="!/dataset/reanalysis-era5-single-levels?tab=form" w:history="1">
        <w:r w:rsidRPr="00F209ED">
          <w:rPr>
            <w:rStyle w:val="Hipervnculo"/>
            <w:lang w:val="es-MX"/>
          </w:rPr>
          <w:t>https://cds.climate.copernicus.eu/cdsapp#!/dataset/reanalysis-era5-single-levels?tab=form</w:t>
        </w:r>
      </w:hyperlink>
    </w:p>
    <w:p w14:paraId="4303CCE7" w14:textId="77777777" w:rsidR="00F209ED" w:rsidRPr="00F209ED" w:rsidRDefault="00F209ED" w:rsidP="00F209ED">
      <w:pPr>
        <w:pBdr>
          <w:top w:val="nil"/>
          <w:left w:val="nil"/>
          <w:bottom w:val="nil"/>
          <w:right w:val="nil"/>
          <w:between w:val="nil"/>
        </w:pBdr>
        <w:ind w:firstLine="709"/>
        <w:rPr>
          <w:color w:val="000000"/>
        </w:rPr>
      </w:pPr>
    </w:p>
    <w:p w14:paraId="374033E9" w14:textId="1CD31B0E" w:rsidR="00F209ED" w:rsidRPr="00F209ED" w:rsidRDefault="00F209ED" w:rsidP="00F209ED">
      <w:pPr>
        <w:pStyle w:val="NormalWeb"/>
        <w:spacing w:before="0" w:beforeAutospacing="0" w:after="0" w:afterAutospacing="0" w:line="360" w:lineRule="auto"/>
        <w:ind w:left="360"/>
        <w:jc w:val="both"/>
        <w:rPr>
          <w:color w:val="000000"/>
          <w:lang w:val="es-MX"/>
        </w:rPr>
      </w:pPr>
      <w:proofErr w:type="spellStart"/>
      <w:r w:rsidRPr="00F209ED">
        <w:rPr>
          <w:color w:val="000000"/>
        </w:rPr>
        <w:t>CHIRPS</w:t>
      </w:r>
      <w:proofErr w:type="spellEnd"/>
      <w:r w:rsidR="006F0443">
        <w:rPr>
          <w:color w:val="000000"/>
        </w:rPr>
        <w:t xml:space="preserve"> (</w:t>
      </w:r>
      <w:proofErr w:type="spellStart"/>
      <w:r w:rsidR="006F0443" w:rsidRPr="006F0443">
        <w:rPr>
          <w:color w:val="000000"/>
        </w:rPr>
        <w:t>Climate</w:t>
      </w:r>
      <w:proofErr w:type="spellEnd"/>
      <w:r w:rsidR="006F0443" w:rsidRPr="006F0443">
        <w:rPr>
          <w:color w:val="000000"/>
        </w:rPr>
        <w:t xml:space="preserve"> Hazard </w:t>
      </w:r>
      <w:proofErr w:type="spellStart"/>
      <w:r w:rsidR="006F0443" w:rsidRPr="006F0443">
        <w:rPr>
          <w:color w:val="000000"/>
        </w:rPr>
        <w:t>group</w:t>
      </w:r>
      <w:proofErr w:type="spellEnd"/>
      <w:r w:rsidR="006F0443" w:rsidRPr="006F0443">
        <w:rPr>
          <w:color w:val="000000"/>
        </w:rPr>
        <w:t xml:space="preserve"> </w:t>
      </w:r>
      <w:proofErr w:type="spellStart"/>
      <w:r w:rsidR="006F0443" w:rsidRPr="006F0443">
        <w:rPr>
          <w:color w:val="000000"/>
        </w:rPr>
        <w:t>InfraRed</w:t>
      </w:r>
      <w:proofErr w:type="spellEnd"/>
      <w:r w:rsidR="006F0443" w:rsidRPr="006F0443">
        <w:rPr>
          <w:color w:val="000000"/>
        </w:rPr>
        <w:t xml:space="preserve"> </w:t>
      </w:r>
      <w:proofErr w:type="spellStart"/>
      <w:r w:rsidR="006F0443" w:rsidRPr="006F0443">
        <w:rPr>
          <w:color w:val="000000"/>
        </w:rPr>
        <w:t>Precipitation</w:t>
      </w:r>
      <w:proofErr w:type="spellEnd"/>
      <w:r w:rsidR="006F0443" w:rsidRPr="006F0443">
        <w:rPr>
          <w:color w:val="000000"/>
        </w:rPr>
        <w:t xml:space="preserve"> </w:t>
      </w:r>
      <w:proofErr w:type="spellStart"/>
      <w:r w:rsidR="006F0443" w:rsidRPr="006F0443">
        <w:rPr>
          <w:color w:val="000000"/>
        </w:rPr>
        <w:t>with</w:t>
      </w:r>
      <w:proofErr w:type="spellEnd"/>
      <w:r w:rsidR="006F0443" w:rsidRPr="006F0443">
        <w:rPr>
          <w:color w:val="000000"/>
        </w:rPr>
        <w:t xml:space="preserve"> </w:t>
      </w:r>
      <w:proofErr w:type="spellStart"/>
      <w:r w:rsidR="006F0443" w:rsidRPr="006F0443">
        <w:rPr>
          <w:color w:val="000000"/>
        </w:rPr>
        <w:t>Station</w:t>
      </w:r>
      <w:proofErr w:type="spellEnd"/>
      <w:r w:rsidR="006F0443">
        <w:rPr>
          <w:color w:val="000000"/>
        </w:rPr>
        <w:t>)</w:t>
      </w:r>
      <w:r w:rsidRPr="00F209ED">
        <w:rPr>
          <w:color w:val="000000"/>
        </w:rPr>
        <w:t xml:space="preserve">: </w:t>
      </w:r>
      <w:r w:rsidR="006F0443">
        <w:rPr>
          <w:color w:val="000000"/>
        </w:rPr>
        <w:t>E</w:t>
      </w:r>
      <w:r w:rsidR="006F0443" w:rsidRPr="006F0443">
        <w:rPr>
          <w:color w:val="000000"/>
        </w:rPr>
        <w:t xml:space="preserve">s un conjunto de datos de alta resolución basado en interpolación inteligente, que incorpora imágenes satelitales con datos de estaciones in situ para crear series temporales de lluvia. El proceso para la generación de los datos de </w:t>
      </w:r>
      <w:proofErr w:type="spellStart"/>
      <w:r w:rsidR="006F0443" w:rsidRPr="006F0443">
        <w:rPr>
          <w:color w:val="000000"/>
        </w:rPr>
        <w:t>CHIRPS</w:t>
      </w:r>
      <w:proofErr w:type="spellEnd"/>
      <w:r w:rsidR="006F0443" w:rsidRPr="006F0443">
        <w:rPr>
          <w:color w:val="000000"/>
        </w:rPr>
        <w:t xml:space="preserve"> se basa en tres principales componentes: </w:t>
      </w:r>
      <w:proofErr w:type="spellStart"/>
      <w:r w:rsidR="006F0443" w:rsidRPr="006F0443">
        <w:rPr>
          <w:color w:val="000000"/>
        </w:rPr>
        <w:t>Climate</w:t>
      </w:r>
      <w:proofErr w:type="spellEnd"/>
      <w:r w:rsidR="006F0443" w:rsidRPr="006F0443">
        <w:rPr>
          <w:color w:val="000000"/>
        </w:rPr>
        <w:t xml:space="preserve"> </w:t>
      </w:r>
      <w:proofErr w:type="spellStart"/>
      <w:r w:rsidR="006F0443" w:rsidRPr="006F0443">
        <w:rPr>
          <w:color w:val="000000"/>
        </w:rPr>
        <w:t>Hazards</w:t>
      </w:r>
      <w:proofErr w:type="spellEnd"/>
      <w:r w:rsidR="006F0443" w:rsidRPr="006F0443">
        <w:rPr>
          <w:color w:val="000000"/>
        </w:rPr>
        <w:t xml:space="preserve"> </w:t>
      </w:r>
      <w:proofErr w:type="spellStart"/>
      <w:r w:rsidR="006F0443" w:rsidRPr="006F0443">
        <w:rPr>
          <w:color w:val="000000"/>
        </w:rPr>
        <w:t>Precipitation</w:t>
      </w:r>
      <w:proofErr w:type="spellEnd"/>
      <w:r w:rsidR="006F0443" w:rsidRPr="006F0443">
        <w:rPr>
          <w:color w:val="000000"/>
        </w:rPr>
        <w:t xml:space="preserve"> </w:t>
      </w:r>
      <w:proofErr w:type="spellStart"/>
      <w:r w:rsidR="006F0443" w:rsidRPr="006F0443">
        <w:rPr>
          <w:color w:val="000000"/>
        </w:rPr>
        <w:t>Climatology</w:t>
      </w:r>
      <w:proofErr w:type="spellEnd"/>
      <w:r w:rsidR="006F0443" w:rsidRPr="006F0443">
        <w:rPr>
          <w:color w:val="000000"/>
        </w:rPr>
        <w:t xml:space="preserve"> (</w:t>
      </w:r>
      <w:proofErr w:type="spellStart"/>
      <w:r w:rsidR="006F0443" w:rsidRPr="006F0443">
        <w:rPr>
          <w:color w:val="000000"/>
        </w:rPr>
        <w:t>CHPClim</w:t>
      </w:r>
      <w:proofErr w:type="spellEnd"/>
      <w:r w:rsidR="006F0443" w:rsidRPr="006F0443">
        <w:rPr>
          <w:color w:val="000000"/>
        </w:rPr>
        <w:t xml:space="preserve">); </w:t>
      </w:r>
      <w:proofErr w:type="spellStart"/>
      <w:r w:rsidR="006F0443" w:rsidRPr="006F0443">
        <w:rPr>
          <w:color w:val="000000"/>
        </w:rPr>
        <w:t>Climate</w:t>
      </w:r>
      <w:proofErr w:type="spellEnd"/>
      <w:r w:rsidR="006F0443" w:rsidRPr="006F0443">
        <w:rPr>
          <w:color w:val="000000"/>
        </w:rPr>
        <w:t xml:space="preserve"> Hazard </w:t>
      </w:r>
      <w:proofErr w:type="spellStart"/>
      <w:r w:rsidR="006F0443" w:rsidRPr="006F0443">
        <w:rPr>
          <w:color w:val="000000"/>
        </w:rPr>
        <w:t>Group</w:t>
      </w:r>
      <w:proofErr w:type="spellEnd"/>
      <w:r w:rsidR="006F0443" w:rsidRPr="006F0443">
        <w:rPr>
          <w:color w:val="000000"/>
        </w:rPr>
        <w:t xml:space="preserve"> </w:t>
      </w:r>
      <w:proofErr w:type="spellStart"/>
      <w:r w:rsidR="006F0443" w:rsidRPr="006F0443">
        <w:rPr>
          <w:color w:val="000000"/>
        </w:rPr>
        <w:t>Infrared</w:t>
      </w:r>
      <w:proofErr w:type="spellEnd"/>
      <w:r w:rsidR="006F0443" w:rsidRPr="006F0443">
        <w:rPr>
          <w:color w:val="000000"/>
        </w:rPr>
        <w:t xml:space="preserve"> </w:t>
      </w:r>
      <w:proofErr w:type="spellStart"/>
      <w:r w:rsidR="006F0443" w:rsidRPr="006F0443">
        <w:rPr>
          <w:color w:val="000000"/>
        </w:rPr>
        <w:t>Precipitation</w:t>
      </w:r>
      <w:proofErr w:type="spellEnd"/>
      <w:r w:rsidR="006F0443" w:rsidRPr="006F0443">
        <w:rPr>
          <w:color w:val="000000"/>
        </w:rPr>
        <w:t xml:space="preserve"> (</w:t>
      </w:r>
      <w:proofErr w:type="spellStart"/>
      <w:r w:rsidR="006F0443" w:rsidRPr="006F0443">
        <w:rPr>
          <w:color w:val="000000"/>
        </w:rPr>
        <w:t>CHIRP</w:t>
      </w:r>
      <w:proofErr w:type="spellEnd"/>
      <w:r w:rsidR="006F0443" w:rsidRPr="006F0443">
        <w:rPr>
          <w:color w:val="000000"/>
        </w:rPr>
        <w:t xml:space="preserve">) y observaciones in situ de precipitación obtenidas a partir de varias fuentes. </w:t>
      </w:r>
      <w:r w:rsidR="006F0443">
        <w:rPr>
          <w:color w:val="000000"/>
        </w:rPr>
        <w:t>Los datos están en el periodo de tiempo correspondiente a enero</w:t>
      </w:r>
      <w:r w:rsidRPr="00F209ED">
        <w:rPr>
          <w:color w:val="000000"/>
        </w:rPr>
        <w:t xml:space="preserve"> 1981 hasta la actualidad, la información está disponible en formato en la página web:</w:t>
      </w:r>
      <w:r w:rsidR="006F0443">
        <w:rPr>
          <w:color w:val="000000"/>
        </w:rPr>
        <w:t xml:space="preserve"> </w:t>
      </w:r>
      <w:hyperlink r:id="rId18" w:history="1">
        <w:r w:rsidRPr="00F209ED">
          <w:rPr>
            <w:rStyle w:val="Hipervnculo"/>
            <w:lang w:val="es-MX"/>
          </w:rPr>
          <w:t>https://www.chc.ucsb.edu/data</w:t>
        </w:r>
      </w:hyperlink>
    </w:p>
    <w:p w14:paraId="29134F58" w14:textId="77777777" w:rsidR="00F209ED" w:rsidRPr="00F209ED" w:rsidRDefault="00F209ED" w:rsidP="00F209ED">
      <w:pPr>
        <w:pBdr>
          <w:top w:val="nil"/>
          <w:left w:val="nil"/>
          <w:bottom w:val="nil"/>
          <w:right w:val="nil"/>
          <w:between w:val="nil"/>
        </w:pBdr>
        <w:rPr>
          <w:color w:val="000000"/>
        </w:rPr>
      </w:pPr>
    </w:p>
    <w:p w14:paraId="64D7B8AF" w14:textId="216EC449" w:rsidR="00F209ED" w:rsidRPr="00F209ED" w:rsidRDefault="00F209ED" w:rsidP="00F209ED">
      <w:pPr>
        <w:pStyle w:val="Prrafodelista"/>
        <w:numPr>
          <w:ilvl w:val="0"/>
          <w:numId w:val="9"/>
        </w:numPr>
        <w:autoSpaceDE w:val="0"/>
        <w:autoSpaceDN w:val="0"/>
        <w:adjustRightInd w:val="0"/>
        <w:ind w:left="360"/>
        <w:rPr>
          <w:color w:val="000000"/>
          <w:lang w:val="es-MX"/>
        </w:rPr>
      </w:pPr>
      <w:r w:rsidRPr="00F209ED">
        <w:rPr>
          <w:color w:val="000000"/>
        </w:rPr>
        <w:lastRenderedPageBreak/>
        <w:t>ONI</w:t>
      </w:r>
      <w:r w:rsidR="006F0443">
        <w:rPr>
          <w:color w:val="000000"/>
        </w:rPr>
        <w:t xml:space="preserve"> (</w:t>
      </w:r>
      <w:r w:rsidR="006F0443" w:rsidRPr="00F209ED">
        <w:rPr>
          <w:color w:val="000000"/>
        </w:rPr>
        <w:t>Índice Oceánico de El Niño</w:t>
      </w:r>
      <w:r w:rsidRPr="00F209ED">
        <w:rPr>
          <w:color w:val="000000"/>
        </w:rPr>
        <w:t xml:space="preserve">): </w:t>
      </w:r>
      <w:r w:rsidR="006F0443">
        <w:rPr>
          <w:color w:val="000000"/>
        </w:rPr>
        <w:t>E</w:t>
      </w:r>
      <w:r w:rsidR="006F0443" w:rsidRPr="006F0443">
        <w:rPr>
          <w:color w:val="000000"/>
        </w:rPr>
        <w:t xml:space="preserve">s un índice estándar que la </w:t>
      </w:r>
      <w:proofErr w:type="spellStart"/>
      <w:r w:rsidR="006F0443" w:rsidRPr="006F0443">
        <w:rPr>
          <w:color w:val="000000"/>
        </w:rPr>
        <w:t>NOAA</w:t>
      </w:r>
      <w:proofErr w:type="spellEnd"/>
      <w:r w:rsidR="006F0443" w:rsidRPr="006F0443">
        <w:rPr>
          <w:color w:val="000000"/>
        </w:rPr>
        <w:t xml:space="preserve"> utiliza para la identificación de los eventos El Niño y La Niña en el Pacífico tropical</w:t>
      </w:r>
      <w:r w:rsidRPr="00F209ED">
        <w:rPr>
          <w:color w:val="000000"/>
        </w:rPr>
        <w:t>. Se calcula a partir de anomalías de la temperatura superficial del mar en la región El Niño 3</w:t>
      </w:r>
      <w:r w:rsidR="003205F3">
        <w:rPr>
          <w:color w:val="000000"/>
        </w:rPr>
        <w:t>.</w:t>
      </w:r>
      <w:r w:rsidRPr="00F209ED">
        <w:rPr>
          <w:color w:val="000000"/>
        </w:rPr>
        <w:t xml:space="preserve">4. La serie de datos mensuales se encuentra disponible en la página web de la </w:t>
      </w:r>
      <w:proofErr w:type="spellStart"/>
      <w:r w:rsidRPr="00F209ED">
        <w:rPr>
          <w:color w:val="000000"/>
        </w:rPr>
        <w:t>NOAA</w:t>
      </w:r>
      <w:proofErr w:type="spellEnd"/>
      <w:r w:rsidRPr="00F209ED">
        <w:rPr>
          <w:color w:val="000000"/>
        </w:rPr>
        <w:t xml:space="preserve">: </w:t>
      </w:r>
      <w:hyperlink r:id="rId19" w:history="1">
        <w:r w:rsidRPr="00F209ED">
          <w:rPr>
            <w:rStyle w:val="Hipervnculo"/>
            <w:lang w:val="es-MX"/>
          </w:rPr>
          <w:t>https://origin.cpc.ncep.noaa.gov/products/analysis_monitoring/ensostuff/ONI_v5.php</w:t>
        </w:r>
      </w:hyperlink>
      <w:r w:rsidR="00A84E98">
        <w:rPr>
          <w:rStyle w:val="Hipervnculo"/>
          <w:lang w:val="es-MX"/>
        </w:rPr>
        <w:t>.</w:t>
      </w:r>
    </w:p>
    <w:p w14:paraId="42D509FC" w14:textId="77777777" w:rsidR="00F209ED" w:rsidRPr="00F209ED" w:rsidRDefault="00F209ED" w:rsidP="00F209ED">
      <w:pPr>
        <w:pBdr>
          <w:top w:val="nil"/>
          <w:left w:val="nil"/>
          <w:bottom w:val="nil"/>
          <w:right w:val="nil"/>
          <w:between w:val="nil"/>
        </w:pBdr>
        <w:ind w:firstLine="709"/>
        <w:rPr>
          <w:color w:val="000000"/>
        </w:rPr>
      </w:pPr>
    </w:p>
    <w:p w14:paraId="60D65E98" w14:textId="11220293" w:rsidR="00F209ED" w:rsidRDefault="00F209ED" w:rsidP="00866418">
      <w:pPr>
        <w:pBdr>
          <w:top w:val="nil"/>
          <w:left w:val="nil"/>
          <w:bottom w:val="nil"/>
          <w:right w:val="nil"/>
          <w:between w:val="nil"/>
        </w:pBdr>
        <w:ind w:firstLine="709"/>
        <w:rPr>
          <w:color w:val="000000"/>
        </w:rPr>
      </w:pPr>
      <w:r w:rsidRPr="00F209ED">
        <w:rPr>
          <w:color w:val="000000"/>
        </w:rPr>
        <w:t xml:space="preserve">En resumen, </w:t>
      </w:r>
      <w:r w:rsidR="00866418">
        <w:rPr>
          <w:color w:val="000000"/>
        </w:rPr>
        <w:t>se usará información</w:t>
      </w:r>
      <w:r w:rsidRPr="00F209ED">
        <w:rPr>
          <w:color w:val="000000"/>
        </w:rPr>
        <w:t xml:space="preserve"> climática precisa y detallada, obtenida a través de métodos avanzados de reanálisis atmosférico, interpolación inteligente y mediciones directa</w:t>
      </w:r>
      <w:r w:rsidR="00A84E98">
        <w:rPr>
          <w:color w:val="000000"/>
        </w:rPr>
        <w:t>s</w:t>
      </w:r>
      <w:r w:rsidRPr="00F209ED">
        <w:rPr>
          <w:color w:val="000000"/>
        </w:rPr>
        <w:t xml:space="preserve">. El periodo de estudio abarca décadas, permitiendo un análisis </w:t>
      </w:r>
      <w:r w:rsidR="00A84E98">
        <w:rPr>
          <w:color w:val="000000"/>
        </w:rPr>
        <w:t xml:space="preserve">en diferentes escalas temporales. </w:t>
      </w:r>
    </w:p>
    <w:p w14:paraId="000000C9" w14:textId="77777777" w:rsidR="002148CD" w:rsidRDefault="002148CD">
      <w:pPr>
        <w:pBdr>
          <w:top w:val="nil"/>
          <w:left w:val="nil"/>
          <w:bottom w:val="nil"/>
          <w:right w:val="nil"/>
          <w:between w:val="nil"/>
        </w:pBdr>
        <w:ind w:firstLine="709"/>
        <w:rPr>
          <w:color w:val="000000"/>
        </w:rPr>
      </w:pPr>
    </w:p>
    <w:p w14:paraId="000000CA" w14:textId="77777777" w:rsidR="002148CD" w:rsidRDefault="002F7A5F">
      <w:pPr>
        <w:pStyle w:val="Ttulo2"/>
        <w:numPr>
          <w:ilvl w:val="1"/>
          <w:numId w:val="7"/>
        </w:numPr>
      </w:pPr>
      <w:r>
        <w:t xml:space="preserve"> </w:t>
      </w:r>
      <w:bookmarkStart w:id="21" w:name="_Toc151236213"/>
      <w:r>
        <w:t>Métricas de desempeño</w:t>
      </w:r>
      <w:bookmarkEnd w:id="21"/>
    </w:p>
    <w:p w14:paraId="66773DF1" w14:textId="22C77213" w:rsidR="000E3347" w:rsidRPr="000E3347" w:rsidRDefault="000E3347" w:rsidP="000E3347">
      <w:pPr>
        <w:pBdr>
          <w:top w:val="nil"/>
          <w:left w:val="nil"/>
          <w:bottom w:val="nil"/>
          <w:right w:val="nil"/>
          <w:between w:val="nil"/>
        </w:pBdr>
        <w:ind w:firstLine="709"/>
        <w:rPr>
          <w:color w:val="000000"/>
        </w:rPr>
      </w:pPr>
      <w:r>
        <w:rPr>
          <w:color w:val="000000"/>
        </w:rPr>
        <w:t>En lo referente a las m</w:t>
      </w:r>
      <w:r w:rsidRPr="000E3347">
        <w:rPr>
          <w:color w:val="000000"/>
        </w:rPr>
        <w:t>étricas</w:t>
      </w:r>
      <w:r>
        <w:rPr>
          <w:color w:val="000000"/>
        </w:rPr>
        <w:t xml:space="preserve"> de </w:t>
      </w:r>
      <w:r w:rsidRPr="000E3347">
        <w:rPr>
          <w:color w:val="000000"/>
        </w:rPr>
        <w:t>desempeño de los modelos</w:t>
      </w:r>
      <w:r>
        <w:rPr>
          <w:color w:val="000000"/>
        </w:rPr>
        <w:t>, s</w:t>
      </w:r>
      <w:r w:rsidRPr="000E3347">
        <w:rPr>
          <w:color w:val="000000"/>
        </w:rPr>
        <w:t xml:space="preserve">e utilizarán métricas de correlación, como el Coeficiente de Correlación de Pearson (r) y el Coeficiente de Correlación de Spearman (ρ), para evaluar el grado de complementariedad </w:t>
      </w:r>
      <w:r w:rsidRPr="005A77E3">
        <w:rPr>
          <w:color w:val="000000"/>
        </w:rPr>
        <w:t>entre el recurso hídrico y las fuentes de energía renovable no convencional (solar y eólica)</w:t>
      </w:r>
      <w:r>
        <w:rPr>
          <w:color w:val="000000"/>
        </w:rPr>
        <w:t>.</w:t>
      </w:r>
    </w:p>
    <w:p w14:paraId="07902976" w14:textId="77777777" w:rsidR="000E3347" w:rsidRPr="000E3347" w:rsidRDefault="000E3347" w:rsidP="000E3347">
      <w:pPr>
        <w:pBdr>
          <w:top w:val="nil"/>
          <w:left w:val="nil"/>
          <w:bottom w:val="nil"/>
          <w:right w:val="nil"/>
          <w:between w:val="nil"/>
        </w:pBdr>
        <w:ind w:firstLine="709"/>
        <w:rPr>
          <w:color w:val="000000"/>
        </w:rPr>
      </w:pPr>
    </w:p>
    <w:p w14:paraId="6BCBDC28" w14:textId="05C62E7B" w:rsidR="000E3347" w:rsidRPr="000E3347" w:rsidRDefault="000E3347" w:rsidP="000E3347">
      <w:pPr>
        <w:pBdr>
          <w:top w:val="nil"/>
          <w:left w:val="nil"/>
          <w:bottom w:val="nil"/>
          <w:right w:val="nil"/>
          <w:between w:val="nil"/>
        </w:pBdr>
        <w:ind w:firstLine="709"/>
        <w:rPr>
          <w:color w:val="000000"/>
        </w:rPr>
      </w:pPr>
      <w:r w:rsidRPr="000E3347">
        <w:rPr>
          <w:color w:val="000000"/>
        </w:rPr>
        <w:t>El desempeño del proceso de negocio se evaluará en función de la capacidad de prever y gestionar eficientemente la oferta y demanda de energía, manteniendo un equilibrio adecuado, incluso en condiciones climáticas adversas como las asociadas a</w:t>
      </w:r>
      <w:r>
        <w:rPr>
          <w:color w:val="000000"/>
        </w:rPr>
        <w:t xml:space="preserve"> eventos del </w:t>
      </w:r>
      <w:proofErr w:type="spellStart"/>
      <w:r w:rsidRPr="000E3347">
        <w:rPr>
          <w:color w:val="000000"/>
        </w:rPr>
        <w:t>ENSO</w:t>
      </w:r>
      <w:proofErr w:type="spellEnd"/>
      <w:r w:rsidRPr="000E3347">
        <w:rPr>
          <w:color w:val="000000"/>
        </w:rPr>
        <w:t xml:space="preserve">. Se considerará la capacidad del </w:t>
      </w:r>
      <w:r>
        <w:rPr>
          <w:color w:val="000000"/>
        </w:rPr>
        <w:t>estudio</w:t>
      </w:r>
      <w:r w:rsidRPr="000E3347">
        <w:rPr>
          <w:color w:val="000000"/>
        </w:rPr>
        <w:t xml:space="preserve"> para mejorar la confiabilidad y seguridad del sistema eléctrico.</w:t>
      </w:r>
    </w:p>
    <w:p w14:paraId="06C9E618" w14:textId="77777777" w:rsidR="000E3347" w:rsidRPr="000E3347" w:rsidRDefault="000E3347" w:rsidP="000E3347">
      <w:pPr>
        <w:pBdr>
          <w:top w:val="nil"/>
          <w:left w:val="nil"/>
          <w:bottom w:val="nil"/>
          <w:right w:val="nil"/>
          <w:between w:val="nil"/>
        </w:pBdr>
        <w:ind w:firstLine="709"/>
        <w:rPr>
          <w:color w:val="000000"/>
        </w:rPr>
      </w:pPr>
    </w:p>
    <w:p w14:paraId="000000CF" w14:textId="57B8A4AC" w:rsidR="002148CD" w:rsidRPr="000E3347" w:rsidRDefault="000E3347" w:rsidP="000E3347">
      <w:pPr>
        <w:pBdr>
          <w:top w:val="nil"/>
          <w:left w:val="nil"/>
          <w:bottom w:val="nil"/>
          <w:right w:val="nil"/>
          <w:between w:val="nil"/>
        </w:pBdr>
        <w:ind w:firstLine="709"/>
        <w:rPr>
          <w:color w:val="000000"/>
        </w:rPr>
      </w:pPr>
      <w:r w:rsidRPr="000E3347">
        <w:rPr>
          <w:color w:val="000000"/>
        </w:rPr>
        <w:t>El éxito del modelo se medirá en función de la capacidad de correlacionar de manera efectiva las variables climática</w:t>
      </w:r>
      <w:r>
        <w:rPr>
          <w:color w:val="000000"/>
        </w:rPr>
        <w:t>s, n</w:t>
      </w:r>
      <w:r w:rsidRPr="000E3347">
        <w:rPr>
          <w:color w:val="000000"/>
        </w:rPr>
        <w:t>o existe un valor mínimo predeterminado para las métricas</w:t>
      </w:r>
      <w:r>
        <w:rPr>
          <w:color w:val="000000"/>
        </w:rPr>
        <w:t>.</w:t>
      </w:r>
    </w:p>
    <w:p w14:paraId="000000D0" w14:textId="77777777" w:rsidR="002148CD" w:rsidRPr="000E3347" w:rsidRDefault="002F7A5F" w:rsidP="000E3347">
      <w:pPr>
        <w:pBdr>
          <w:top w:val="nil"/>
          <w:left w:val="nil"/>
          <w:bottom w:val="nil"/>
          <w:right w:val="nil"/>
          <w:between w:val="nil"/>
        </w:pBdr>
        <w:ind w:firstLine="709"/>
        <w:rPr>
          <w:color w:val="000000"/>
        </w:rPr>
      </w:pPr>
      <w:bookmarkStart w:id="22" w:name="_heading=h.1y810tw" w:colFirst="0" w:colLast="0"/>
      <w:bookmarkEnd w:id="22"/>
      <w:r w:rsidRPr="000E3347">
        <w:rPr>
          <w:color w:val="000000"/>
        </w:rPr>
        <w:br w:type="page"/>
      </w:r>
    </w:p>
    <w:p w14:paraId="000000D1" w14:textId="77777777" w:rsidR="002148CD" w:rsidRDefault="002F7A5F">
      <w:pPr>
        <w:pStyle w:val="Ttulo1"/>
        <w:numPr>
          <w:ilvl w:val="0"/>
          <w:numId w:val="7"/>
        </w:numPr>
      </w:pPr>
      <w:bookmarkStart w:id="23" w:name="_Toc151236214"/>
      <w:r>
        <w:lastRenderedPageBreak/>
        <w:t>Objetivos</w:t>
      </w:r>
      <w:bookmarkEnd w:id="23"/>
    </w:p>
    <w:p w14:paraId="000000D2" w14:textId="77777777" w:rsidR="002148CD" w:rsidRDefault="002148CD">
      <w:pPr>
        <w:rPr>
          <w:b/>
        </w:rPr>
      </w:pPr>
    </w:p>
    <w:p w14:paraId="000000D3" w14:textId="77777777" w:rsidR="002148CD" w:rsidRDefault="002F7A5F">
      <w:pPr>
        <w:pStyle w:val="Ttulo2"/>
        <w:numPr>
          <w:ilvl w:val="1"/>
          <w:numId w:val="7"/>
        </w:numPr>
      </w:pPr>
      <w:bookmarkStart w:id="24" w:name="_Toc151236215"/>
      <w:r>
        <w:t>Objetivo general</w:t>
      </w:r>
      <w:bookmarkEnd w:id="24"/>
    </w:p>
    <w:p w14:paraId="31AF79E1" w14:textId="35B5877D" w:rsidR="007F405B" w:rsidRPr="007F405B" w:rsidRDefault="007F405B" w:rsidP="007F405B">
      <w:pPr>
        <w:pBdr>
          <w:top w:val="nil"/>
          <w:left w:val="nil"/>
          <w:bottom w:val="nil"/>
          <w:right w:val="nil"/>
          <w:between w:val="nil"/>
        </w:pBdr>
        <w:ind w:firstLine="709"/>
        <w:rPr>
          <w:color w:val="000000"/>
        </w:rPr>
      </w:pPr>
      <w:r>
        <w:rPr>
          <w:color w:val="000000"/>
        </w:rPr>
        <w:t>Identificar el grado de</w:t>
      </w:r>
      <w:r w:rsidRPr="007F405B">
        <w:rPr>
          <w:color w:val="000000"/>
        </w:rPr>
        <w:t xml:space="preserve"> complementariedad energética de los recursos de generación solar, eólica e hídrica en el sistema energético colombiano, en diferentes escalas temporales</w:t>
      </w:r>
      <w:r>
        <w:rPr>
          <w:color w:val="000000"/>
        </w:rPr>
        <w:t>.</w:t>
      </w:r>
    </w:p>
    <w:p w14:paraId="518335B0" w14:textId="77777777" w:rsidR="007F405B" w:rsidRDefault="007F405B">
      <w:pPr>
        <w:ind w:firstLine="708"/>
      </w:pPr>
    </w:p>
    <w:p w14:paraId="000000D6" w14:textId="77777777" w:rsidR="002148CD" w:rsidRDefault="002148CD">
      <w:pPr>
        <w:ind w:firstLine="708"/>
      </w:pPr>
    </w:p>
    <w:p w14:paraId="000000D7" w14:textId="77777777" w:rsidR="002148CD" w:rsidRDefault="002F7A5F">
      <w:pPr>
        <w:pStyle w:val="Ttulo2"/>
        <w:numPr>
          <w:ilvl w:val="1"/>
          <w:numId w:val="7"/>
        </w:numPr>
        <w:rPr>
          <w:b w:val="0"/>
        </w:rPr>
      </w:pPr>
      <w:bookmarkStart w:id="25" w:name="_Toc151236216"/>
      <w:r>
        <w:t>Objetivos específicos</w:t>
      </w:r>
      <w:bookmarkEnd w:id="25"/>
    </w:p>
    <w:p w14:paraId="1D851D78" w14:textId="77777777" w:rsidR="007F405B" w:rsidRPr="007F405B" w:rsidRDefault="007F405B" w:rsidP="005860D6">
      <w:pPr>
        <w:pBdr>
          <w:top w:val="nil"/>
          <w:left w:val="nil"/>
          <w:bottom w:val="nil"/>
          <w:right w:val="nil"/>
          <w:between w:val="nil"/>
        </w:pBdr>
        <w:rPr>
          <w:color w:val="000000"/>
        </w:rPr>
      </w:pPr>
      <w:bookmarkStart w:id="26" w:name="_Hlk150967178"/>
    </w:p>
    <w:p w14:paraId="16C8487B" w14:textId="77777777" w:rsidR="007F405B" w:rsidRPr="007F405B" w:rsidRDefault="007F405B" w:rsidP="007F405B">
      <w:pPr>
        <w:pBdr>
          <w:top w:val="nil"/>
          <w:left w:val="nil"/>
          <w:bottom w:val="nil"/>
          <w:right w:val="nil"/>
          <w:between w:val="nil"/>
        </w:pBdr>
        <w:ind w:firstLine="709"/>
        <w:rPr>
          <w:color w:val="000000"/>
        </w:rPr>
      </w:pPr>
      <w:r w:rsidRPr="007F405B">
        <w:rPr>
          <w:color w:val="000000"/>
        </w:rPr>
        <w:t>Caracterizar las variables climáticas fundamentales (precipitación, velocidad del viento y radiación solar) en Colombia, considerando promedios de largo plazo, ciclos anuales, ciclos estacionales y ciclos diurnos.</w:t>
      </w:r>
    </w:p>
    <w:p w14:paraId="1C915FE4" w14:textId="77777777" w:rsidR="007F405B" w:rsidRPr="007F405B" w:rsidRDefault="007F405B" w:rsidP="007F405B">
      <w:pPr>
        <w:pBdr>
          <w:top w:val="nil"/>
          <w:left w:val="nil"/>
          <w:bottom w:val="nil"/>
          <w:right w:val="nil"/>
          <w:between w:val="nil"/>
        </w:pBdr>
        <w:ind w:firstLine="709"/>
        <w:rPr>
          <w:color w:val="000000"/>
        </w:rPr>
      </w:pPr>
    </w:p>
    <w:p w14:paraId="10187311" w14:textId="7B4CE0E1" w:rsidR="007F405B" w:rsidRPr="007F405B" w:rsidRDefault="007F405B" w:rsidP="007F405B">
      <w:pPr>
        <w:pBdr>
          <w:top w:val="nil"/>
          <w:left w:val="nil"/>
          <w:bottom w:val="nil"/>
          <w:right w:val="nil"/>
          <w:between w:val="nil"/>
        </w:pBdr>
        <w:ind w:firstLine="709"/>
        <w:rPr>
          <w:color w:val="000000"/>
        </w:rPr>
      </w:pPr>
      <w:r w:rsidRPr="007F405B">
        <w:rPr>
          <w:color w:val="000000"/>
        </w:rPr>
        <w:t xml:space="preserve">Utilizar el Índice ONI para analizar y agrupar las variables climáticas en las distintas fases del </w:t>
      </w:r>
      <w:proofErr w:type="spellStart"/>
      <w:r w:rsidRPr="007F405B">
        <w:rPr>
          <w:color w:val="000000"/>
        </w:rPr>
        <w:t>ENSO</w:t>
      </w:r>
      <w:proofErr w:type="spellEnd"/>
      <w:r w:rsidRPr="007F405B">
        <w:rPr>
          <w:color w:val="000000"/>
        </w:rPr>
        <w:t>, centrándose particularmente en la fase cálida.</w:t>
      </w:r>
    </w:p>
    <w:p w14:paraId="1503005C" w14:textId="77777777" w:rsidR="007F405B" w:rsidRPr="007F405B" w:rsidRDefault="007F405B" w:rsidP="007F405B">
      <w:pPr>
        <w:pBdr>
          <w:top w:val="nil"/>
          <w:left w:val="nil"/>
          <w:bottom w:val="nil"/>
          <w:right w:val="nil"/>
          <w:between w:val="nil"/>
        </w:pBdr>
        <w:ind w:firstLine="709"/>
        <w:rPr>
          <w:color w:val="000000"/>
        </w:rPr>
      </w:pPr>
    </w:p>
    <w:p w14:paraId="2F319134" w14:textId="62729601" w:rsidR="007F405B" w:rsidRPr="007F405B" w:rsidRDefault="007F405B" w:rsidP="007F405B">
      <w:pPr>
        <w:pBdr>
          <w:top w:val="nil"/>
          <w:left w:val="nil"/>
          <w:bottom w:val="nil"/>
          <w:right w:val="nil"/>
          <w:between w:val="nil"/>
        </w:pBdr>
        <w:ind w:firstLine="709"/>
        <w:rPr>
          <w:color w:val="000000"/>
        </w:rPr>
      </w:pPr>
      <w:r w:rsidRPr="007F405B">
        <w:rPr>
          <w:color w:val="000000"/>
        </w:rPr>
        <w:t xml:space="preserve">Aplicar el análisis de Funciones Ortogonales Empíricas para identificar los principales modos de variabilidad </w:t>
      </w:r>
      <w:r w:rsidR="005860D6">
        <w:rPr>
          <w:color w:val="000000"/>
        </w:rPr>
        <w:t>de la</w:t>
      </w:r>
      <w:r w:rsidRPr="007F405B">
        <w:rPr>
          <w:color w:val="000000"/>
        </w:rPr>
        <w:t xml:space="preserve"> radiación, </w:t>
      </w:r>
      <w:r w:rsidR="005860D6">
        <w:rPr>
          <w:color w:val="000000"/>
        </w:rPr>
        <w:t xml:space="preserve">la </w:t>
      </w:r>
      <w:r w:rsidRPr="007F405B">
        <w:rPr>
          <w:color w:val="000000"/>
        </w:rPr>
        <w:t xml:space="preserve">velocidad del viento y </w:t>
      </w:r>
      <w:r w:rsidR="005860D6">
        <w:rPr>
          <w:color w:val="000000"/>
        </w:rPr>
        <w:t xml:space="preserve">la </w:t>
      </w:r>
      <w:r w:rsidRPr="007F405B">
        <w:rPr>
          <w:color w:val="000000"/>
        </w:rPr>
        <w:t>precipitación</w:t>
      </w:r>
      <w:r w:rsidR="005860D6">
        <w:rPr>
          <w:color w:val="000000"/>
        </w:rPr>
        <w:t>.</w:t>
      </w:r>
    </w:p>
    <w:p w14:paraId="1B9C522F" w14:textId="77777777" w:rsidR="007F405B" w:rsidRPr="007F405B" w:rsidRDefault="007F405B" w:rsidP="007F405B">
      <w:pPr>
        <w:pBdr>
          <w:top w:val="nil"/>
          <w:left w:val="nil"/>
          <w:bottom w:val="nil"/>
          <w:right w:val="nil"/>
          <w:between w:val="nil"/>
        </w:pBdr>
        <w:ind w:firstLine="709"/>
        <w:rPr>
          <w:color w:val="000000"/>
        </w:rPr>
      </w:pPr>
    </w:p>
    <w:p w14:paraId="570983D4" w14:textId="77777777" w:rsidR="007F405B" w:rsidRPr="007F405B" w:rsidRDefault="007F405B" w:rsidP="007F405B">
      <w:pPr>
        <w:pBdr>
          <w:top w:val="nil"/>
          <w:left w:val="nil"/>
          <w:bottom w:val="nil"/>
          <w:right w:val="nil"/>
          <w:between w:val="nil"/>
        </w:pBdr>
        <w:ind w:firstLine="709"/>
        <w:rPr>
          <w:color w:val="000000"/>
        </w:rPr>
      </w:pPr>
      <w:r w:rsidRPr="007F405B">
        <w:rPr>
          <w:color w:val="000000"/>
        </w:rPr>
        <w:t>Realizar un análisis de correlación multivariada en diferentes escalas temporales para evaluar el grado de complementariedad entre los recursos hídrico, solar y eólico en Colombia.</w:t>
      </w:r>
    </w:p>
    <w:p w14:paraId="2313430B" w14:textId="77777777" w:rsidR="007F405B" w:rsidRPr="007F405B" w:rsidRDefault="007F405B" w:rsidP="007F405B">
      <w:pPr>
        <w:pBdr>
          <w:top w:val="nil"/>
          <w:left w:val="nil"/>
          <w:bottom w:val="nil"/>
          <w:right w:val="nil"/>
          <w:between w:val="nil"/>
        </w:pBdr>
        <w:ind w:firstLine="709"/>
        <w:rPr>
          <w:color w:val="000000"/>
        </w:rPr>
      </w:pPr>
    </w:p>
    <w:p w14:paraId="34FFCD78" w14:textId="77777777" w:rsidR="007F405B" w:rsidRPr="007F405B" w:rsidRDefault="007F405B" w:rsidP="007F405B">
      <w:pPr>
        <w:pBdr>
          <w:top w:val="nil"/>
          <w:left w:val="nil"/>
          <w:bottom w:val="nil"/>
          <w:right w:val="nil"/>
          <w:between w:val="nil"/>
        </w:pBdr>
        <w:ind w:firstLine="709"/>
        <w:rPr>
          <w:color w:val="000000"/>
        </w:rPr>
      </w:pPr>
      <w:r w:rsidRPr="007F405B">
        <w:rPr>
          <w:color w:val="000000"/>
        </w:rPr>
        <w:t>Identificar ubicaciones estratégicas para el desarrollo de plantas de energía solar y eólica, considerando los resultados del análisis de complementariedad y la geografía del país.</w:t>
      </w:r>
    </w:p>
    <w:p w14:paraId="547A5194" w14:textId="77777777" w:rsidR="007F405B" w:rsidRPr="007F405B" w:rsidRDefault="007F405B" w:rsidP="007F405B">
      <w:pPr>
        <w:pBdr>
          <w:top w:val="nil"/>
          <w:left w:val="nil"/>
          <w:bottom w:val="nil"/>
          <w:right w:val="nil"/>
          <w:between w:val="nil"/>
        </w:pBdr>
        <w:ind w:firstLine="709"/>
        <w:rPr>
          <w:color w:val="000000"/>
        </w:rPr>
      </w:pPr>
    </w:p>
    <w:p w14:paraId="000000D9" w14:textId="73988490" w:rsidR="002148CD" w:rsidRDefault="007F405B" w:rsidP="007F405B">
      <w:pPr>
        <w:pBdr>
          <w:top w:val="nil"/>
          <w:left w:val="nil"/>
          <w:bottom w:val="nil"/>
          <w:right w:val="nil"/>
          <w:between w:val="nil"/>
        </w:pBdr>
        <w:ind w:firstLine="709"/>
        <w:rPr>
          <w:color w:val="000000"/>
        </w:rPr>
      </w:pPr>
      <w:r w:rsidRPr="007F405B">
        <w:rPr>
          <w:color w:val="000000"/>
        </w:rPr>
        <w:t>Proporcionar información valiosa para la toma de decisiones estratégicas en la planificación y formulación de políticas, contribuyendo al desarrollo de un sistema interconectado flexible y confiable.</w:t>
      </w:r>
    </w:p>
    <w:bookmarkEnd w:id="26"/>
    <w:p w14:paraId="000000E6" w14:textId="77777777" w:rsidR="002148CD" w:rsidRDefault="002148CD">
      <w:pPr>
        <w:jc w:val="center"/>
        <w:rPr>
          <w:b/>
        </w:rPr>
      </w:pPr>
    </w:p>
    <w:p w14:paraId="000000E7" w14:textId="77777777" w:rsidR="002148CD" w:rsidRDefault="002F7A5F">
      <w:pPr>
        <w:spacing w:after="160" w:line="259" w:lineRule="auto"/>
        <w:jc w:val="left"/>
        <w:rPr>
          <w:b/>
        </w:rPr>
      </w:pPr>
      <w:r>
        <w:br w:type="page"/>
      </w:r>
    </w:p>
    <w:p w14:paraId="000000E8" w14:textId="77777777" w:rsidR="002148CD" w:rsidRDefault="002F7A5F">
      <w:pPr>
        <w:pStyle w:val="Ttulo1"/>
        <w:numPr>
          <w:ilvl w:val="0"/>
          <w:numId w:val="7"/>
        </w:numPr>
      </w:pPr>
      <w:bookmarkStart w:id="27" w:name="_Toc151236217"/>
      <w:r>
        <w:lastRenderedPageBreak/>
        <w:t>Datos</w:t>
      </w:r>
      <w:bookmarkEnd w:id="27"/>
    </w:p>
    <w:p w14:paraId="000000E9" w14:textId="77777777" w:rsidR="002148CD" w:rsidRDefault="002148CD"/>
    <w:p w14:paraId="57FB4131" w14:textId="67D2CBA8" w:rsidR="00AE5C22" w:rsidRDefault="002F7A5F" w:rsidP="00BA691B">
      <w:pPr>
        <w:pStyle w:val="Ttulo2"/>
        <w:numPr>
          <w:ilvl w:val="1"/>
          <w:numId w:val="7"/>
        </w:numPr>
      </w:pPr>
      <w:r>
        <w:t xml:space="preserve"> </w:t>
      </w:r>
      <w:bookmarkStart w:id="28" w:name="_Toc151236218"/>
      <w:r>
        <w:t>Datos originales</w:t>
      </w:r>
      <w:bookmarkEnd w:id="28"/>
    </w:p>
    <w:p w14:paraId="3948F7BF" w14:textId="77777777" w:rsidR="00BA691B" w:rsidRPr="00BA691B" w:rsidRDefault="00BA691B" w:rsidP="00BA691B"/>
    <w:p w14:paraId="000000EE" w14:textId="1CDBDDF6" w:rsidR="002148CD" w:rsidRPr="00BA691B" w:rsidRDefault="00246D15" w:rsidP="00BA691B">
      <w:pPr>
        <w:ind w:left="709"/>
        <w:rPr>
          <w:b/>
          <w:bCs/>
        </w:rPr>
      </w:pPr>
      <w:r w:rsidRPr="00AE5C22">
        <w:rPr>
          <w:b/>
          <w:bCs/>
        </w:rPr>
        <w:t>Radiación y velocidad del viento:</w:t>
      </w:r>
    </w:p>
    <w:p w14:paraId="48238DFC" w14:textId="0855ABD1" w:rsidR="002C1791" w:rsidRPr="00246D15" w:rsidRDefault="002C1791" w:rsidP="00246D15">
      <w:pPr>
        <w:pBdr>
          <w:top w:val="nil"/>
          <w:left w:val="nil"/>
          <w:bottom w:val="nil"/>
          <w:right w:val="nil"/>
          <w:between w:val="nil"/>
        </w:pBdr>
        <w:ind w:firstLine="709"/>
        <w:rPr>
          <w:color w:val="000000"/>
        </w:rPr>
      </w:pPr>
      <w:r w:rsidRPr="00246D15">
        <w:rPr>
          <w:color w:val="000000"/>
        </w:rPr>
        <w:t xml:space="preserve">Los datos crudos de radiación y velocidad del viento se encuentran en formato </w:t>
      </w:r>
      <w:proofErr w:type="spellStart"/>
      <w:r w:rsidRPr="00246D15">
        <w:rPr>
          <w:color w:val="000000"/>
        </w:rPr>
        <w:t>NetCDF</w:t>
      </w:r>
      <w:proofErr w:type="spellEnd"/>
      <w:r w:rsidRPr="00246D15">
        <w:rPr>
          <w:color w:val="000000"/>
        </w:rPr>
        <w:t xml:space="preserve">, que es un formato comúnmente utilizado para almacenar datos climáticos y meteorológicos. Los datos están almacenados en 480 archivos, cada uno correspondiente a un mes y año específico, están nombrados según el formato: COL_AAAA-MM_ERA5.nc, donde </w:t>
      </w:r>
      <w:proofErr w:type="spellStart"/>
      <w:r w:rsidRPr="00246D15">
        <w:rPr>
          <w:color w:val="000000"/>
        </w:rPr>
        <w:t>AAAA</w:t>
      </w:r>
      <w:proofErr w:type="spellEnd"/>
      <w:r w:rsidRPr="00246D15">
        <w:rPr>
          <w:color w:val="000000"/>
        </w:rPr>
        <w:t xml:space="preserve"> representa el año y MM el mes. Las variables climáticas contenidas en los archivos son:</w:t>
      </w:r>
    </w:p>
    <w:p w14:paraId="64D87861" w14:textId="77777777" w:rsidR="002C1791" w:rsidRPr="00246D15" w:rsidRDefault="002C1791" w:rsidP="00246D15">
      <w:pPr>
        <w:pBdr>
          <w:top w:val="nil"/>
          <w:left w:val="nil"/>
          <w:bottom w:val="nil"/>
          <w:right w:val="nil"/>
          <w:between w:val="nil"/>
        </w:pBdr>
        <w:ind w:firstLine="709"/>
        <w:rPr>
          <w:color w:val="000000"/>
        </w:rPr>
      </w:pPr>
    </w:p>
    <w:p w14:paraId="170AE24D" w14:textId="77777777" w:rsidR="002C1791" w:rsidRPr="00246D15" w:rsidRDefault="002C1791" w:rsidP="00246D15">
      <w:pPr>
        <w:pStyle w:val="Prrafodelista"/>
        <w:numPr>
          <w:ilvl w:val="0"/>
          <w:numId w:val="9"/>
        </w:numPr>
        <w:pBdr>
          <w:top w:val="nil"/>
          <w:left w:val="nil"/>
          <w:bottom w:val="nil"/>
          <w:right w:val="nil"/>
          <w:between w:val="nil"/>
        </w:pBdr>
        <w:rPr>
          <w:color w:val="000000"/>
        </w:rPr>
      </w:pPr>
      <w:r w:rsidRPr="00246D15">
        <w:rPr>
          <w:color w:val="000000"/>
        </w:rPr>
        <w:t>t2m: Temperatura a 2 metros sobre el nivel del suelo.</w:t>
      </w:r>
    </w:p>
    <w:p w14:paraId="17987114" w14:textId="77777777" w:rsidR="002C1791" w:rsidRPr="00246D15" w:rsidRDefault="002C1791" w:rsidP="00246D15">
      <w:pPr>
        <w:pStyle w:val="Prrafodelista"/>
        <w:numPr>
          <w:ilvl w:val="0"/>
          <w:numId w:val="9"/>
        </w:numPr>
        <w:pBdr>
          <w:top w:val="nil"/>
          <w:left w:val="nil"/>
          <w:bottom w:val="nil"/>
          <w:right w:val="nil"/>
          <w:between w:val="nil"/>
        </w:pBdr>
        <w:rPr>
          <w:color w:val="000000"/>
        </w:rPr>
      </w:pPr>
      <w:r w:rsidRPr="00246D15">
        <w:rPr>
          <w:color w:val="000000"/>
        </w:rPr>
        <w:t>d2m: Punto de rocío a 2 metros sobre el nivel del suelo.</w:t>
      </w:r>
    </w:p>
    <w:p w14:paraId="4E36BC38" w14:textId="78956F41" w:rsidR="002C1791" w:rsidRPr="00246D15" w:rsidRDefault="002C1791" w:rsidP="00246D15">
      <w:pPr>
        <w:pStyle w:val="Prrafodelista"/>
        <w:numPr>
          <w:ilvl w:val="0"/>
          <w:numId w:val="9"/>
        </w:numPr>
        <w:pBdr>
          <w:top w:val="nil"/>
          <w:left w:val="nil"/>
          <w:bottom w:val="nil"/>
          <w:right w:val="nil"/>
          <w:between w:val="nil"/>
        </w:pBdr>
        <w:rPr>
          <w:color w:val="000000"/>
        </w:rPr>
      </w:pPr>
      <w:proofErr w:type="spellStart"/>
      <w:r w:rsidRPr="00246D15">
        <w:rPr>
          <w:color w:val="000000"/>
        </w:rPr>
        <w:t>ssrd</w:t>
      </w:r>
      <w:proofErr w:type="spellEnd"/>
      <w:r w:rsidRPr="00246D15">
        <w:rPr>
          <w:color w:val="000000"/>
        </w:rPr>
        <w:t xml:space="preserve">: Radiación solar </w:t>
      </w:r>
      <w:r w:rsidR="0005543F">
        <w:rPr>
          <w:color w:val="000000"/>
        </w:rPr>
        <w:t>incidente</w:t>
      </w:r>
      <w:r w:rsidRPr="00246D15">
        <w:rPr>
          <w:color w:val="000000"/>
        </w:rPr>
        <w:t xml:space="preserve"> en superficie.</w:t>
      </w:r>
    </w:p>
    <w:p w14:paraId="24DF93C7" w14:textId="77777777" w:rsidR="002C1791" w:rsidRPr="00246D15" w:rsidRDefault="002C1791" w:rsidP="00246D15">
      <w:pPr>
        <w:pStyle w:val="Prrafodelista"/>
        <w:numPr>
          <w:ilvl w:val="0"/>
          <w:numId w:val="9"/>
        </w:numPr>
        <w:pBdr>
          <w:top w:val="nil"/>
          <w:left w:val="nil"/>
          <w:bottom w:val="nil"/>
          <w:right w:val="nil"/>
          <w:between w:val="nil"/>
        </w:pBdr>
        <w:rPr>
          <w:color w:val="000000"/>
        </w:rPr>
      </w:pPr>
      <w:r w:rsidRPr="00246D15">
        <w:rPr>
          <w:color w:val="000000"/>
        </w:rPr>
        <w:t>u100 y v100: Componentes zonales y meridionales del viento a 100 metros sobre el nivel del suelo.</w:t>
      </w:r>
    </w:p>
    <w:p w14:paraId="3034EE32" w14:textId="77777777" w:rsidR="002C1791" w:rsidRPr="00246D15" w:rsidRDefault="002C1791" w:rsidP="00246D15">
      <w:pPr>
        <w:pStyle w:val="Prrafodelista"/>
        <w:numPr>
          <w:ilvl w:val="0"/>
          <w:numId w:val="9"/>
        </w:numPr>
        <w:pBdr>
          <w:top w:val="nil"/>
          <w:left w:val="nil"/>
          <w:bottom w:val="nil"/>
          <w:right w:val="nil"/>
          <w:between w:val="nil"/>
        </w:pBdr>
        <w:rPr>
          <w:color w:val="000000"/>
        </w:rPr>
      </w:pPr>
      <w:proofErr w:type="spellStart"/>
      <w:r w:rsidRPr="00246D15">
        <w:rPr>
          <w:color w:val="000000"/>
        </w:rPr>
        <w:t>sp</w:t>
      </w:r>
      <w:proofErr w:type="spellEnd"/>
      <w:r w:rsidRPr="00246D15">
        <w:rPr>
          <w:color w:val="000000"/>
        </w:rPr>
        <w:t>: Presión atmosférica a nivel del mar.</w:t>
      </w:r>
    </w:p>
    <w:p w14:paraId="1E1D0B4A" w14:textId="77777777" w:rsidR="00246D15" w:rsidRPr="00246D15" w:rsidRDefault="00246D15" w:rsidP="00246D15">
      <w:pPr>
        <w:pBdr>
          <w:top w:val="nil"/>
          <w:left w:val="nil"/>
          <w:bottom w:val="nil"/>
          <w:right w:val="nil"/>
          <w:between w:val="nil"/>
        </w:pBdr>
        <w:ind w:firstLine="709"/>
        <w:rPr>
          <w:color w:val="000000"/>
        </w:rPr>
      </w:pPr>
    </w:p>
    <w:p w14:paraId="4138B74D" w14:textId="2A15C70F" w:rsidR="002C1791" w:rsidRPr="00246D15" w:rsidRDefault="00B617E0" w:rsidP="00FD24EC">
      <w:pPr>
        <w:pBdr>
          <w:top w:val="nil"/>
          <w:left w:val="nil"/>
          <w:bottom w:val="nil"/>
          <w:right w:val="nil"/>
          <w:between w:val="nil"/>
        </w:pBdr>
        <w:ind w:firstLine="709"/>
        <w:rPr>
          <w:color w:val="000000"/>
        </w:rPr>
      </w:pPr>
      <w:r>
        <w:rPr>
          <w:color w:val="000000"/>
        </w:rPr>
        <w:t xml:space="preserve">En la </w:t>
      </w:r>
      <w:r w:rsidR="0005543F">
        <w:rPr>
          <w:color w:val="000000"/>
        </w:rPr>
        <w:fldChar w:fldCharType="begin"/>
      </w:r>
      <w:r w:rsidR="0005543F">
        <w:rPr>
          <w:color w:val="000000"/>
        </w:rPr>
        <w:instrText xml:space="preserve"> REF _Ref151040252 \h </w:instrText>
      </w:r>
      <w:r w:rsidR="00FD24EC">
        <w:rPr>
          <w:color w:val="000000"/>
        </w:rPr>
        <w:instrText xml:space="preserve"> \* MERGEFORMAT </w:instrText>
      </w:r>
      <w:r w:rsidR="0005543F">
        <w:rPr>
          <w:color w:val="000000"/>
        </w:rPr>
      </w:r>
      <w:r w:rsidR="0005543F">
        <w:rPr>
          <w:color w:val="000000"/>
        </w:rPr>
        <w:fldChar w:fldCharType="separate"/>
      </w:r>
      <w:r w:rsidR="0005543F" w:rsidRPr="00FD24EC">
        <w:rPr>
          <w:color w:val="000000"/>
        </w:rPr>
        <w:t>Figura 1</w:t>
      </w:r>
      <w:r w:rsidR="0005543F">
        <w:rPr>
          <w:color w:val="000000"/>
        </w:rPr>
        <w:fldChar w:fldCharType="end"/>
      </w:r>
      <w:r w:rsidR="007767C2">
        <w:rPr>
          <w:color w:val="000000"/>
        </w:rPr>
        <w:t xml:space="preserve"> y </w:t>
      </w:r>
      <w:r w:rsidR="0005543F">
        <w:rPr>
          <w:color w:val="000000"/>
        </w:rPr>
        <w:fldChar w:fldCharType="begin"/>
      </w:r>
      <w:r w:rsidR="0005543F">
        <w:rPr>
          <w:color w:val="000000"/>
        </w:rPr>
        <w:instrText xml:space="preserve"> REF _Ref151040261 \h </w:instrText>
      </w:r>
      <w:r w:rsidR="00FD24EC">
        <w:rPr>
          <w:color w:val="000000"/>
        </w:rPr>
        <w:instrText xml:space="preserve"> \* MERGEFORMAT </w:instrText>
      </w:r>
      <w:r w:rsidR="0005543F">
        <w:rPr>
          <w:color w:val="000000"/>
        </w:rPr>
      </w:r>
      <w:r w:rsidR="0005543F">
        <w:rPr>
          <w:color w:val="000000"/>
        </w:rPr>
        <w:fldChar w:fldCharType="separate"/>
      </w:r>
      <w:r w:rsidR="0005543F" w:rsidRPr="00FD24EC">
        <w:rPr>
          <w:color w:val="000000"/>
        </w:rPr>
        <w:t>Figura 2</w:t>
      </w:r>
      <w:r w:rsidR="0005543F">
        <w:rPr>
          <w:color w:val="000000"/>
        </w:rPr>
        <w:fldChar w:fldCharType="end"/>
      </w:r>
      <w:r w:rsidR="007767C2">
        <w:rPr>
          <w:color w:val="000000"/>
        </w:rPr>
        <w:t xml:space="preserve"> se muestran las matrices tridimensionales correspondientes a la radiación solar, </w:t>
      </w:r>
      <w:r w:rsidR="007767C2" w:rsidRPr="007767C2">
        <w:rPr>
          <w:color w:val="000000"/>
        </w:rPr>
        <w:t xml:space="preserve">así como a las componentes zonal y meridional del viento a 100 metros sobre el nivel del </w:t>
      </w:r>
      <w:r w:rsidR="007767C2">
        <w:rPr>
          <w:color w:val="000000"/>
        </w:rPr>
        <w:t>suelo</w:t>
      </w:r>
      <w:r w:rsidR="007767C2" w:rsidRPr="007767C2">
        <w:rPr>
          <w:color w:val="000000"/>
        </w:rPr>
        <w:t>.</w:t>
      </w:r>
      <w:r w:rsidR="007767C2">
        <w:rPr>
          <w:color w:val="000000"/>
        </w:rPr>
        <w:t xml:space="preserve"> Además, </w:t>
      </w:r>
      <w:r w:rsidR="007767C2" w:rsidRPr="007767C2">
        <w:rPr>
          <w:color w:val="000000"/>
        </w:rPr>
        <w:t>se presentan las unidades, el nombre largo y el nombre estándar asociados con cada una de estas variables.</w:t>
      </w:r>
      <w:r w:rsidRPr="00B617E0">
        <w:rPr>
          <w:color w:val="000000"/>
        </w:rPr>
        <w:t xml:space="preserve"> </w:t>
      </w:r>
      <w:r>
        <w:rPr>
          <w:color w:val="000000"/>
        </w:rPr>
        <w:t>L</w:t>
      </w:r>
      <w:r w:rsidRPr="00246D15">
        <w:rPr>
          <w:color w:val="000000"/>
        </w:rPr>
        <w:t>as dimensiones principales de los datos son</w:t>
      </w:r>
      <w:r>
        <w:rPr>
          <w:color w:val="000000"/>
        </w:rPr>
        <w:t xml:space="preserve"> latitud, longitud y tiempo:</w:t>
      </w:r>
    </w:p>
    <w:p w14:paraId="37DCDA9E" w14:textId="77777777" w:rsidR="002C1791" w:rsidRPr="00246D15" w:rsidRDefault="002C1791" w:rsidP="00246D15">
      <w:pPr>
        <w:pStyle w:val="Prrafodelista"/>
        <w:numPr>
          <w:ilvl w:val="0"/>
          <w:numId w:val="13"/>
        </w:numPr>
        <w:pBdr>
          <w:top w:val="nil"/>
          <w:left w:val="nil"/>
          <w:bottom w:val="nil"/>
          <w:right w:val="nil"/>
          <w:between w:val="nil"/>
        </w:pBdr>
        <w:rPr>
          <w:color w:val="000000"/>
        </w:rPr>
      </w:pPr>
      <w:proofErr w:type="spellStart"/>
      <w:r w:rsidRPr="00246D15">
        <w:rPr>
          <w:color w:val="000000"/>
        </w:rPr>
        <w:t>latitude</w:t>
      </w:r>
      <w:proofErr w:type="spellEnd"/>
      <w:r w:rsidRPr="00246D15">
        <w:rPr>
          <w:color w:val="000000"/>
        </w:rPr>
        <w:t>: 81 puntos de latitud.</w:t>
      </w:r>
    </w:p>
    <w:p w14:paraId="2EBBAA7A" w14:textId="77777777" w:rsidR="002C1791" w:rsidRPr="00246D15" w:rsidRDefault="002C1791" w:rsidP="00246D15">
      <w:pPr>
        <w:pStyle w:val="Prrafodelista"/>
        <w:numPr>
          <w:ilvl w:val="0"/>
          <w:numId w:val="13"/>
        </w:numPr>
        <w:pBdr>
          <w:top w:val="nil"/>
          <w:left w:val="nil"/>
          <w:bottom w:val="nil"/>
          <w:right w:val="nil"/>
          <w:between w:val="nil"/>
        </w:pBdr>
        <w:rPr>
          <w:color w:val="000000"/>
        </w:rPr>
      </w:pPr>
      <w:proofErr w:type="spellStart"/>
      <w:r w:rsidRPr="00246D15">
        <w:rPr>
          <w:color w:val="000000"/>
        </w:rPr>
        <w:t>longitude</w:t>
      </w:r>
      <w:proofErr w:type="spellEnd"/>
      <w:r w:rsidRPr="00246D15">
        <w:rPr>
          <w:color w:val="000000"/>
        </w:rPr>
        <w:t>: 61 puntos de longitud.</w:t>
      </w:r>
    </w:p>
    <w:p w14:paraId="7087E44E" w14:textId="47CF8743" w:rsidR="002C1791" w:rsidRDefault="002C1791" w:rsidP="00246D15">
      <w:pPr>
        <w:pStyle w:val="Prrafodelista"/>
        <w:numPr>
          <w:ilvl w:val="0"/>
          <w:numId w:val="13"/>
        </w:numPr>
        <w:pBdr>
          <w:top w:val="nil"/>
          <w:left w:val="nil"/>
          <w:bottom w:val="nil"/>
          <w:right w:val="nil"/>
          <w:between w:val="nil"/>
        </w:pBdr>
        <w:rPr>
          <w:color w:val="000000"/>
        </w:rPr>
      </w:pPr>
      <w:r w:rsidRPr="00246D15">
        <w:rPr>
          <w:color w:val="000000"/>
        </w:rPr>
        <w:t>time: 350</w:t>
      </w:r>
      <w:r w:rsidR="00246D15" w:rsidRPr="00246D15">
        <w:rPr>
          <w:color w:val="000000"/>
        </w:rPr>
        <w:t>.</w:t>
      </w:r>
      <w:r w:rsidRPr="00246D15">
        <w:rPr>
          <w:color w:val="000000"/>
        </w:rPr>
        <w:t>640 instantes de tiempo, representando cada hora desde enero de 1981 hasta diciembre de 2020.</w:t>
      </w:r>
    </w:p>
    <w:p w14:paraId="576E16DE" w14:textId="77777777" w:rsidR="0005543F" w:rsidRDefault="0005543F" w:rsidP="00FD24EC">
      <w:pPr>
        <w:pStyle w:val="Prrafodelista"/>
        <w:pBdr>
          <w:top w:val="nil"/>
          <w:left w:val="nil"/>
          <w:bottom w:val="nil"/>
          <w:right w:val="nil"/>
          <w:between w:val="nil"/>
        </w:pBdr>
        <w:ind w:left="720"/>
        <w:rPr>
          <w:color w:val="000000"/>
        </w:rPr>
      </w:pPr>
    </w:p>
    <w:p w14:paraId="089EA863" w14:textId="6C10CD60" w:rsidR="007767C2" w:rsidRDefault="00B617E0" w:rsidP="0005543F">
      <w:pPr>
        <w:pStyle w:val="Descripcin"/>
        <w:keepNext/>
        <w:jc w:val="center"/>
        <w:rPr>
          <w:color w:val="000000"/>
        </w:rPr>
      </w:pPr>
      <w:bookmarkStart w:id="29" w:name="_Ref151040252"/>
      <w:r w:rsidRPr="00757E15">
        <w:rPr>
          <w:b/>
          <w:i w:val="0"/>
        </w:rPr>
        <w:lastRenderedPageBreak/>
        <w:t xml:space="preserve">Figura </w:t>
      </w:r>
      <w:r w:rsidRPr="00757E15">
        <w:rPr>
          <w:b/>
          <w:i w:val="0"/>
        </w:rPr>
        <w:fldChar w:fldCharType="begin"/>
      </w:r>
      <w:r w:rsidRPr="00757E15">
        <w:rPr>
          <w:b/>
          <w:i w:val="0"/>
        </w:rPr>
        <w:instrText xml:space="preserve"> SEQ Figura \* ARABIC </w:instrText>
      </w:r>
      <w:r w:rsidRPr="00757E15">
        <w:rPr>
          <w:b/>
          <w:i w:val="0"/>
        </w:rPr>
        <w:fldChar w:fldCharType="separate"/>
      </w:r>
      <w:r w:rsidR="005F1620">
        <w:rPr>
          <w:b/>
          <w:i w:val="0"/>
          <w:noProof/>
        </w:rPr>
        <w:t>1</w:t>
      </w:r>
      <w:r w:rsidRPr="00757E15">
        <w:rPr>
          <w:b/>
          <w:i w:val="0"/>
        </w:rPr>
        <w:fldChar w:fldCharType="end"/>
      </w:r>
      <w:bookmarkEnd w:id="29"/>
      <w:r w:rsidRPr="00757E15">
        <w:rPr>
          <w:b/>
          <w:i w:val="0"/>
        </w:rPr>
        <w:t xml:space="preserve"> </w:t>
      </w:r>
      <w:r w:rsidR="0005543F">
        <w:rPr>
          <w:color w:val="000000"/>
        </w:rPr>
        <w:t>C</w:t>
      </w:r>
      <w:r w:rsidR="0005543F" w:rsidRPr="00246D15">
        <w:rPr>
          <w:color w:val="000000"/>
        </w:rPr>
        <w:t>onjunto de datos (</w:t>
      </w:r>
      <w:proofErr w:type="spellStart"/>
      <w:r w:rsidR="0005543F" w:rsidRPr="00246D15">
        <w:rPr>
          <w:color w:val="000000"/>
        </w:rPr>
        <w:t>x</w:t>
      </w:r>
      <w:r w:rsidR="0005543F">
        <w:rPr>
          <w:color w:val="000000"/>
        </w:rPr>
        <w:t>array</w:t>
      </w:r>
      <w:proofErr w:type="spellEnd"/>
      <w:r w:rsidR="0005543F" w:rsidRPr="00246D15">
        <w:rPr>
          <w:color w:val="000000"/>
        </w:rPr>
        <w:t>)</w:t>
      </w:r>
      <w:r w:rsidR="0005543F">
        <w:rPr>
          <w:color w:val="000000"/>
        </w:rPr>
        <w:t xml:space="preserve"> de la radiación solar incidente en superficie</w:t>
      </w:r>
      <w:r w:rsidR="0005543F" w:rsidRPr="007767C2">
        <w:rPr>
          <w:color w:val="000000"/>
        </w:rPr>
        <w:t xml:space="preserve"> </w:t>
      </w:r>
      <w:r w:rsidR="007767C2" w:rsidRPr="00CE72C7">
        <w:rPr>
          <w:noProof/>
          <w:color w:val="000000"/>
        </w:rPr>
        <w:drawing>
          <wp:inline distT="0" distB="0" distL="0" distR="0" wp14:anchorId="4B6452D3" wp14:editId="62CA34DA">
            <wp:extent cx="2880000" cy="2473768"/>
            <wp:effectExtent l="0" t="0" r="0" b="3175"/>
            <wp:docPr id="1884571031" name="Imagen 188457103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45805" name="Imagen 1" descr="Imagen que contiene Tabla&#10;&#10;Descripción generada automáticamente"/>
                    <pic:cNvPicPr/>
                  </pic:nvPicPr>
                  <pic:blipFill>
                    <a:blip r:embed="rId20"/>
                    <a:stretch>
                      <a:fillRect/>
                    </a:stretch>
                  </pic:blipFill>
                  <pic:spPr>
                    <a:xfrm>
                      <a:off x="0" y="0"/>
                      <a:ext cx="2880000" cy="2473768"/>
                    </a:xfrm>
                    <a:prstGeom prst="rect">
                      <a:avLst/>
                    </a:prstGeom>
                  </pic:spPr>
                </pic:pic>
              </a:graphicData>
            </a:graphic>
          </wp:inline>
        </w:drawing>
      </w:r>
    </w:p>
    <w:p w14:paraId="3CC0745D" w14:textId="77777777" w:rsidR="00757E15" w:rsidRDefault="00757E15" w:rsidP="00B617E0">
      <w:pPr>
        <w:pStyle w:val="Prrafodelista"/>
        <w:pBdr>
          <w:top w:val="nil"/>
          <w:left w:val="nil"/>
          <w:bottom w:val="nil"/>
          <w:right w:val="nil"/>
          <w:between w:val="nil"/>
        </w:pBdr>
        <w:ind w:left="720"/>
        <w:jc w:val="center"/>
        <w:rPr>
          <w:color w:val="000000"/>
        </w:rPr>
      </w:pPr>
    </w:p>
    <w:p w14:paraId="2587177D" w14:textId="78305ACD" w:rsidR="00757E15" w:rsidRPr="00757E15" w:rsidRDefault="00757E15" w:rsidP="00D50E12">
      <w:pPr>
        <w:jc w:val="center"/>
      </w:pPr>
      <w:bookmarkStart w:id="30" w:name="_Ref151040261"/>
      <w:r w:rsidRPr="00757E15">
        <w:rPr>
          <w:b/>
        </w:rPr>
        <w:t xml:space="preserve">Figura </w:t>
      </w:r>
      <w:r w:rsidRPr="00757E15">
        <w:rPr>
          <w:b/>
          <w:i/>
        </w:rPr>
        <w:fldChar w:fldCharType="begin"/>
      </w:r>
      <w:r w:rsidRPr="00757E15">
        <w:rPr>
          <w:b/>
        </w:rPr>
        <w:instrText xml:space="preserve"> SEQ Figura \* ARABIC </w:instrText>
      </w:r>
      <w:r w:rsidRPr="00757E15">
        <w:rPr>
          <w:b/>
          <w:i/>
        </w:rPr>
        <w:fldChar w:fldCharType="separate"/>
      </w:r>
      <w:r w:rsidR="005F1620">
        <w:rPr>
          <w:b/>
          <w:noProof/>
        </w:rPr>
        <w:t>2</w:t>
      </w:r>
      <w:r w:rsidRPr="00757E15">
        <w:rPr>
          <w:b/>
          <w:i/>
        </w:rPr>
        <w:fldChar w:fldCharType="end"/>
      </w:r>
      <w:bookmarkEnd w:id="30"/>
      <w:r w:rsidRPr="00757E15">
        <w:rPr>
          <w:b/>
        </w:rPr>
        <w:t xml:space="preserve"> </w:t>
      </w:r>
      <w:r w:rsidR="0005543F">
        <w:rPr>
          <w:color w:val="000000"/>
        </w:rPr>
        <w:t>C</w:t>
      </w:r>
      <w:r w:rsidR="0005543F" w:rsidRPr="00246D15">
        <w:rPr>
          <w:color w:val="000000"/>
        </w:rPr>
        <w:t>onjunto de datos (</w:t>
      </w:r>
      <w:proofErr w:type="spellStart"/>
      <w:r w:rsidR="0005543F" w:rsidRPr="00246D15">
        <w:rPr>
          <w:color w:val="000000"/>
        </w:rPr>
        <w:t>x</w:t>
      </w:r>
      <w:r w:rsidR="0005543F">
        <w:rPr>
          <w:color w:val="000000"/>
        </w:rPr>
        <w:t>array</w:t>
      </w:r>
      <w:proofErr w:type="spellEnd"/>
      <w:r w:rsidR="0005543F" w:rsidRPr="00246D15">
        <w:rPr>
          <w:color w:val="000000"/>
        </w:rPr>
        <w:t>)</w:t>
      </w:r>
      <w:r w:rsidR="0005543F">
        <w:rPr>
          <w:color w:val="000000"/>
        </w:rPr>
        <w:t xml:space="preserve"> de la </w:t>
      </w:r>
      <w:r w:rsidR="0005543F" w:rsidRPr="007767C2">
        <w:rPr>
          <w:color w:val="000000"/>
        </w:rPr>
        <w:t>componente</w:t>
      </w:r>
      <w:r w:rsidR="0005543F">
        <w:rPr>
          <w:color w:val="000000"/>
        </w:rPr>
        <w:t xml:space="preserve"> </w:t>
      </w:r>
      <w:r w:rsidR="0005543F" w:rsidRPr="007767C2">
        <w:rPr>
          <w:color w:val="000000"/>
        </w:rPr>
        <w:t xml:space="preserve">zonal y meridional del viento a 100 metros sobre el nivel del </w:t>
      </w:r>
      <w:r w:rsidR="0005543F">
        <w:rPr>
          <w:color w:val="000000"/>
        </w:rPr>
        <w:t>suelo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757E15" w14:paraId="0E81CF3A" w14:textId="77777777" w:rsidTr="0005543F">
        <w:tc>
          <w:tcPr>
            <w:tcW w:w="4697" w:type="dxa"/>
          </w:tcPr>
          <w:p w14:paraId="2CFB9C91" w14:textId="77777777" w:rsidR="00757E15" w:rsidRDefault="00757E15" w:rsidP="00C05B83">
            <w:pPr>
              <w:rPr>
                <w:color w:val="000000"/>
              </w:rPr>
            </w:pPr>
            <w:r w:rsidRPr="00CE72C7">
              <w:rPr>
                <w:noProof/>
                <w:color w:val="000000"/>
              </w:rPr>
              <w:drawing>
                <wp:inline distT="0" distB="0" distL="0" distR="0" wp14:anchorId="24F794C7" wp14:editId="49134C51">
                  <wp:extent cx="2880000" cy="2359742"/>
                  <wp:effectExtent l="0" t="0" r="0" b="2540"/>
                  <wp:docPr id="1696326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326207" name=""/>
                          <pic:cNvPicPr/>
                        </pic:nvPicPr>
                        <pic:blipFill>
                          <a:blip r:embed="rId21"/>
                          <a:stretch>
                            <a:fillRect/>
                          </a:stretch>
                        </pic:blipFill>
                        <pic:spPr>
                          <a:xfrm>
                            <a:off x="0" y="0"/>
                            <a:ext cx="2880000" cy="2359742"/>
                          </a:xfrm>
                          <a:prstGeom prst="rect">
                            <a:avLst/>
                          </a:prstGeom>
                        </pic:spPr>
                      </pic:pic>
                    </a:graphicData>
                  </a:graphic>
                </wp:inline>
              </w:drawing>
            </w:r>
          </w:p>
        </w:tc>
        <w:tc>
          <w:tcPr>
            <w:tcW w:w="4697" w:type="dxa"/>
          </w:tcPr>
          <w:p w14:paraId="4BB23400" w14:textId="77777777" w:rsidR="00757E15" w:rsidRDefault="00757E15" w:rsidP="00C05B83">
            <w:pPr>
              <w:rPr>
                <w:color w:val="000000"/>
              </w:rPr>
            </w:pPr>
            <w:r w:rsidRPr="00CE72C7">
              <w:rPr>
                <w:noProof/>
                <w:color w:val="000000"/>
              </w:rPr>
              <w:drawing>
                <wp:inline distT="0" distB="0" distL="0" distR="0" wp14:anchorId="046397D8" wp14:editId="7BC4F9D4">
                  <wp:extent cx="2880000" cy="2341162"/>
                  <wp:effectExtent l="0" t="0" r="0" b="2540"/>
                  <wp:docPr id="11723687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68741" name=""/>
                          <pic:cNvPicPr/>
                        </pic:nvPicPr>
                        <pic:blipFill>
                          <a:blip r:embed="rId22"/>
                          <a:stretch>
                            <a:fillRect/>
                          </a:stretch>
                        </pic:blipFill>
                        <pic:spPr>
                          <a:xfrm>
                            <a:off x="0" y="0"/>
                            <a:ext cx="2880000" cy="2341162"/>
                          </a:xfrm>
                          <a:prstGeom prst="rect">
                            <a:avLst/>
                          </a:prstGeom>
                        </pic:spPr>
                      </pic:pic>
                    </a:graphicData>
                  </a:graphic>
                </wp:inline>
              </w:drawing>
            </w:r>
          </w:p>
        </w:tc>
      </w:tr>
    </w:tbl>
    <w:p w14:paraId="439457DD" w14:textId="77777777" w:rsidR="00757E15" w:rsidRPr="00246D15" w:rsidRDefault="00757E15" w:rsidP="00B617E0">
      <w:pPr>
        <w:pStyle w:val="Prrafodelista"/>
        <w:pBdr>
          <w:top w:val="nil"/>
          <w:left w:val="nil"/>
          <w:bottom w:val="nil"/>
          <w:right w:val="nil"/>
          <w:between w:val="nil"/>
        </w:pBdr>
        <w:ind w:left="720"/>
        <w:jc w:val="center"/>
        <w:rPr>
          <w:color w:val="000000"/>
        </w:rPr>
      </w:pPr>
    </w:p>
    <w:p w14:paraId="202FE243" w14:textId="1F7EF592" w:rsidR="00CF1266" w:rsidRPr="00246D15" w:rsidRDefault="002C1791" w:rsidP="00246D15">
      <w:pPr>
        <w:pBdr>
          <w:top w:val="nil"/>
          <w:left w:val="nil"/>
          <w:bottom w:val="nil"/>
          <w:right w:val="nil"/>
          <w:between w:val="nil"/>
        </w:pBdr>
        <w:ind w:firstLine="709"/>
        <w:rPr>
          <w:color w:val="000000"/>
        </w:rPr>
      </w:pPr>
      <w:r w:rsidRPr="00246D15">
        <w:rPr>
          <w:color w:val="000000"/>
        </w:rPr>
        <w:t>La resolución espacial de los datos es de 0.25°x0.25°, lo que equivale a aproximadamente 27.75 km.</w:t>
      </w:r>
      <w:r w:rsidR="00CF1266" w:rsidRPr="00246D15">
        <w:rPr>
          <w:color w:val="000000"/>
        </w:rPr>
        <w:t xml:space="preserve"> Son</w:t>
      </w:r>
      <w:r w:rsidRPr="00246D15">
        <w:rPr>
          <w:color w:val="000000"/>
        </w:rPr>
        <w:t xml:space="preserve"> 480 archivos</w:t>
      </w:r>
      <w:r w:rsidR="00CF1266" w:rsidRPr="00246D15">
        <w:rPr>
          <w:color w:val="000000"/>
        </w:rPr>
        <w:t>, cada uno pesa aproximadamente 42</w:t>
      </w:r>
      <w:r w:rsidR="00CE72C7">
        <w:rPr>
          <w:color w:val="000000"/>
        </w:rPr>
        <w:t>.</w:t>
      </w:r>
      <w:r w:rsidR="00CF1266" w:rsidRPr="00246D15">
        <w:rPr>
          <w:color w:val="000000"/>
        </w:rPr>
        <w:t xml:space="preserve">000 KB, lo que implica un volumen considerable de información. Es relevante destacar que la carga de datos se gestiona de manera diferida mediante </w:t>
      </w:r>
      <w:proofErr w:type="spellStart"/>
      <w:r w:rsidR="00CF1266" w:rsidRPr="00246D15">
        <w:rPr>
          <w:color w:val="000000"/>
        </w:rPr>
        <w:t>Dask</w:t>
      </w:r>
      <w:proofErr w:type="spellEnd"/>
      <w:r w:rsidR="00CF1266" w:rsidRPr="00246D15">
        <w:rPr>
          <w:color w:val="000000"/>
        </w:rPr>
        <w:t>. Esta estrategia de "</w:t>
      </w:r>
      <w:proofErr w:type="spellStart"/>
      <w:r w:rsidR="00CF1266" w:rsidRPr="00246D15">
        <w:rPr>
          <w:color w:val="000000"/>
        </w:rPr>
        <w:t>lazy</w:t>
      </w:r>
      <w:proofErr w:type="spellEnd"/>
      <w:r w:rsidR="00CF1266" w:rsidRPr="00246D15">
        <w:rPr>
          <w:color w:val="000000"/>
        </w:rPr>
        <w:t xml:space="preserve"> </w:t>
      </w:r>
      <w:proofErr w:type="spellStart"/>
      <w:r w:rsidR="00CF1266" w:rsidRPr="00246D15">
        <w:rPr>
          <w:color w:val="000000"/>
        </w:rPr>
        <w:t>loading</w:t>
      </w:r>
      <w:proofErr w:type="spellEnd"/>
      <w:r w:rsidR="00CF1266" w:rsidRPr="00246D15">
        <w:rPr>
          <w:color w:val="000000"/>
        </w:rPr>
        <w:t>" permite trabajar con conjuntos de datos que podrían exceder la capacidad de memoria convencional, optimizando así la eficiencia en el manejo de grandes volúmenes de información.</w:t>
      </w:r>
    </w:p>
    <w:p w14:paraId="6807F962" w14:textId="77777777" w:rsidR="00CF1266" w:rsidRPr="00246D15" w:rsidRDefault="00CF1266" w:rsidP="00246D15">
      <w:pPr>
        <w:pBdr>
          <w:top w:val="nil"/>
          <w:left w:val="nil"/>
          <w:bottom w:val="nil"/>
          <w:right w:val="nil"/>
          <w:between w:val="nil"/>
        </w:pBdr>
        <w:ind w:firstLine="709"/>
        <w:rPr>
          <w:color w:val="000000"/>
        </w:rPr>
      </w:pPr>
    </w:p>
    <w:p w14:paraId="71BF1585" w14:textId="4A178393" w:rsidR="00CF1266" w:rsidRPr="00246D15" w:rsidRDefault="00CF1266" w:rsidP="00246D15">
      <w:pPr>
        <w:pBdr>
          <w:top w:val="nil"/>
          <w:left w:val="nil"/>
          <w:bottom w:val="nil"/>
          <w:right w:val="nil"/>
          <w:between w:val="nil"/>
        </w:pBdr>
        <w:ind w:firstLine="709"/>
        <w:rPr>
          <w:color w:val="000000"/>
        </w:rPr>
      </w:pPr>
      <w:r w:rsidRPr="00246D15">
        <w:rPr>
          <w:color w:val="000000"/>
        </w:rPr>
        <w:lastRenderedPageBreak/>
        <w:t xml:space="preserve">Se accede a los datos con la biblioteca </w:t>
      </w:r>
      <w:proofErr w:type="spellStart"/>
      <w:r w:rsidRPr="00246D15">
        <w:rPr>
          <w:color w:val="000000"/>
        </w:rPr>
        <w:t>xarray</w:t>
      </w:r>
      <w:proofErr w:type="spellEnd"/>
      <w:r w:rsidRPr="00246D15">
        <w:rPr>
          <w:color w:val="000000"/>
        </w:rPr>
        <w:t xml:space="preserve"> en Python, específicamente, la función </w:t>
      </w:r>
      <w:proofErr w:type="spellStart"/>
      <w:proofErr w:type="gramStart"/>
      <w:r w:rsidRPr="00246D15">
        <w:rPr>
          <w:color w:val="000000"/>
        </w:rPr>
        <w:t>xr.open</w:t>
      </w:r>
      <w:proofErr w:type="gramEnd"/>
      <w:r w:rsidRPr="00246D15">
        <w:rPr>
          <w:color w:val="000000"/>
        </w:rPr>
        <w:t>_mfdataset</w:t>
      </w:r>
      <w:proofErr w:type="spellEnd"/>
      <w:r w:rsidRPr="00246D15">
        <w:rPr>
          <w:color w:val="000000"/>
        </w:rPr>
        <w:t xml:space="preserve"> se emplea para abrir y combinar los 480 archivos </w:t>
      </w:r>
      <w:proofErr w:type="spellStart"/>
      <w:r w:rsidRPr="00246D15">
        <w:rPr>
          <w:color w:val="000000"/>
        </w:rPr>
        <w:t>NetCDF</w:t>
      </w:r>
      <w:proofErr w:type="spellEnd"/>
      <w:r w:rsidRPr="00246D15">
        <w:rPr>
          <w:color w:val="000000"/>
        </w:rPr>
        <w:t xml:space="preserve"> en un único conjunto de datos (</w:t>
      </w:r>
      <w:proofErr w:type="spellStart"/>
      <w:r w:rsidRPr="00246D15">
        <w:rPr>
          <w:color w:val="000000"/>
        </w:rPr>
        <w:t>xr.Dataset</w:t>
      </w:r>
      <w:proofErr w:type="spellEnd"/>
      <w:r w:rsidRPr="00246D15">
        <w:rPr>
          <w:color w:val="000000"/>
        </w:rPr>
        <w:t>). Esta elección facilita la manipulación y análisis coherente de los datos climáticos en términos de latitud, longitud y tiempo.</w:t>
      </w:r>
    </w:p>
    <w:p w14:paraId="4AA97CA3" w14:textId="77777777" w:rsidR="00CF1266" w:rsidRPr="00246D15" w:rsidRDefault="00CF1266" w:rsidP="00246D15">
      <w:pPr>
        <w:pBdr>
          <w:top w:val="nil"/>
          <w:left w:val="nil"/>
          <w:bottom w:val="nil"/>
          <w:right w:val="nil"/>
          <w:between w:val="nil"/>
        </w:pBdr>
        <w:ind w:firstLine="709"/>
        <w:rPr>
          <w:color w:val="000000"/>
        </w:rPr>
      </w:pPr>
    </w:p>
    <w:p w14:paraId="42193A10" w14:textId="7CC6E07A" w:rsidR="00CF1266" w:rsidRDefault="00CF1266" w:rsidP="00246D15">
      <w:pPr>
        <w:pBdr>
          <w:top w:val="nil"/>
          <w:left w:val="nil"/>
          <w:bottom w:val="nil"/>
          <w:right w:val="nil"/>
          <w:between w:val="nil"/>
        </w:pBdr>
        <w:ind w:firstLine="709"/>
        <w:rPr>
          <w:color w:val="000000"/>
        </w:rPr>
      </w:pPr>
      <w:r w:rsidRPr="00246D15">
        <w:rPr>
          <w:color w:val="000000"/>
        </w:rPr>
        <w:t>En cuanto al acceso</w:t>
      </w:r>
      <w:r w:rsidR="00CE72C7">
        <w:rPr>
          <w:color w:val="000000"/>
        </w:rPr>
        <w:t xml:space="preserve"> a</w:t>
      </w:r>
      <w:r w:rsidRPr="00246D15">
        <w:rPr>
          <w:color w:val="000000"/>
        </w:rPr>
        <w:t xml:space="preserve"> la información es importante tener en cuenta que los datos provienen del </w:t>
      </w:r>
      <w:proofErr w:type="spellStart"/>
      <w:r w:rsidRPr="00246D15">
        <w:rPr>
          <w:color w:val="000000"/>
        </w:rPr>
        <w:t>ECMWF</w:t>
      </w:r>
      <w:proofErr w:type="spellEnd"/>
      <w:r w:rsidRPr="00246D15">
        <w:rPr>
          <w:color w:val="000000"/>
        </w:rPr>
        <w:t xml:space="preserve"> y están regidos por la Regulación (UE) No 1159/2013, el Acuerdo </w:t>
      </w:r>
      <w:proofErr w:type="spellStart"/>
      <w:r w:rsidRPr="00246D15">
        <w:rPr>
          <w:color w:val="000000"/>
        </w:rPr>
        <w:t>ECMWF</w:t>
      </w:r>
      <w:proofErr w:type="spellEnd"/>
      <w:r w:rsidRPr="00246D15">
        <w:rPr>
          <w:color w:val="000000"/>
        </w:rPr>
        <w:t xml:space="preserve"> y los Términos y Condiciones de la Comisión Europea. </w:t>
      </w:r>
      <w:r w:rsidR="00246D15" w:rsidRPr="00246D15">
        <w:rPr>
          <w:color w:val="000000"/>
        </w:rPr>
        <w:t>L</w:t>
      </w:r>
      <w:r w:rsidRPr="00246D15">
        <w:rPr>
          <w:color w:val="000000"/>
        </w:rPr>
        <w:t>a licencia es gratuita, mundial, no exclusiva, libre de regalías y perpetu</w:t>
      </w:r>
      <w:r w:rsidR="00246D15" w:rsidRPr="00246D15">
        <w:rPr>
          <w:color w:val="000000"/>
        </w:rPr>
        <w:t>a.</w:t>
      </w:r>
    </w:p>
    <w:p w14:paraId="1059E8F5" w14:textId="77777777" w:rsidR="000E27E1" w:rsidRDefault="000E27E1" w:rsidP="000E27E1"/>
    <w:p w14:paraId="7A4F0735" w14:textId="76C3AE74" w:rsidR="000E27E1" w:rsidRPr="00AE5C22" w:rsidRDefault="000E27E1" w:rsidP="000E27E1">
      <w:pPr>
        <w:ind w:left="709"/>
        <w:rPr>
          <w:b/>
          <w:bCs/>
        </w:rPr>
      </w:pPr>
      <w:r>
        <w:rPr>
          <w:b/>
          <w:bCs/>
        </w:rPr>
        <w:t>Precipitación</w:t>
      </w:r>
      <w:r w:rsidRPr="00AE5C22">
        <w:rPr>
          <w:b/>
          <w:bCs/>
        </w:rPr>
        <w:t>:</w:t>
      </w:r>
    </w:p>
    <w:p w14:paraId="21D5FD09" w14:textId="0DBD941A" w:rsidR="000E27E1" w:rsidRPr="000E27E1" w:rsidRDefault="000E27E1" w:rsidP="000E27E1">
      <w:pPr>
        <w:pBdr>
          <w:top w:val="nil"/>
          <w:left w:val="nil"/>
          <w:bottom w:val="nil"/>
          <w:right w:val="nil"/>
          <w:between w:val="nil"/>
        </w:pBdr>
        <w:ind w:firstLine="709"/>
        <w:rPr>
          <w:color w:val="000000"/>
        </w:rPr>
      </w:pPr>
      <w:r w:rsidRPr="000E27E1">
        <w:rPr>
          <w:color w:val="000000"/>
        </w:rPr>
        <w:t xml:space="preserve">Los datos crudos de precipitación </w:t>
      </w:r>
      <w:r w:rsidRPr="00246D15">
        <w:rPr>
          <w:color w:val="000000"/>
        </w:rPr>
        <w:t xml:space="preserve">se encuentran en formato </w:t>
      </w:r>
      <w:proofErr w:type="spellStart"/>
      <w:r w:rsidRPr="000E27E1">
        <w:rPr>
          <w:color w:val="000000"/>
        </w:rPr>
        <w:t>NetCDF</w:t>
      </w:r>
      <w:proofErr w:type="spellEnd"/>
      <w:r w:rsidRPr="000E27E1">
        <w:rPr>
          <w:color w:val="000000"/>
        </w:rPr>
        <w:t xml:space="preserve"> y almacenados en 42 archivos, cada uno correspondiente a un año </w:t>
      </w:r>
      <w:r w:rsidRPr="00246D15">
        <w:rPr>
          <w:color w:val="000000"/>
        </w:rPr>
        <w:t>específico</w:t>
      </w:r>
      <w:r w:rsidRPr="000E27E1">
        <w:rPr>
          <w:color w:val="000000"/>
        </w:rPr>
        <w:t xml:space="preserve">, están nombrados según el formato: 'chirps-v2.0.AAAA.pentads.nc, </w:t>
      </w:r>
      <w:r w:rsidRPr="00246D15">
        <w:rPr>
          <w:color w:val="000000"/>
        </w:rPr>
        <w:t xml:space="preserve">donde </w:t>
      </w:r>
      <w:proofErr w:type="spellStart"/>
      <w:r w:rsidRPr="00246D15">
        <w:rPr>
          <w:color w:val="000000"/>
        </w:rPr>
        <w:t>AAAA</w:t>
      </w:r>
      <w:proofErr w:type="spellEnd"/>
      <w:r w:rsidRPr="00246D15">
        <w:rPr>
          <w:color w:val="000000"/>
        </w:rPr>
        <w:t xml:space="preserve"> representa el año</w:t>
      </w:r>
      <w:r w:rsidRPr="000E27E1">
        <w:rPr>
          <w:color w:val="000000"/>
        </w:rPr>
        <w:t xml:space="preserve">. </w:t>
      </w:r>
      <w:r w:rsidRPr="00246D15">
        <w:rPr>
          <w:color w:val="000000"/>
        </w:rPr>
        <w:t xml:space="preserve">La variable climática contenida en los archivos </w:t>
      </w:r>
      <w:r>
        <w:rPr>
          <w:color w:val="000000"/>
        </w:rPr>
        <w:t>es ‘</w:t>
      </w:r>
      <w:proofErr w:type="spellStart"/>
      <w:r>
        <w:rPr>
          <w:color w:val="000000"/>
        </w:rPr>
        <w:t>precip</w:t>
      </w:r>
      <w:proofErr w:type="spellEnd"/>
      <w:r>
        <w:rPr>
          <w:color w:val="000000"/>
        </w:rPr>
        <w:t xml:space="preserve">’: Precipitación acumulada </w:t>
      </w:r>
      <w:proofErr w:type="spellStart"/>
      <w:r>
        <w:rPr>
          <w:color w:val="000000"/>
        </w:rPr>
        <w:t>pentadiaria</w:t>
      </w:r>
      <w:proofErr w:type="spellEnd"/>
      <w:r>
        <w:rPr>
          <w:color w:val="000000"/>
        </w:rPr>
        <w:t>.</w:t>
      </w:r>
    </w:p>
    <w:p w14:paraId="29591930" w14:textId="77777777" w:rsidR="000E27E1" w:rsidRDefault="000E27E1" w:rsidP="000E27E1"/>
    <w:p w14:paraId="33EC905B" w14:textId="78C44EED" w:rsidR="005F1620" w:rsidRDefault="005F1620" w:rsidP="00FD24EC">
      <w:pPr>
        <w:pBdr>
          <w:top w:val="nil"/>
          <w:left w:val="nil"/>
          <w:bottom w:val="nil"/>
          <w:right w:val="nil"/>
          <w:between w:val="nil"/>
        </w:pBdr>
        <w:ind w:firstLine="709"/>
        <w:rPr>
          <w:color w:val="000000"/>
        </w:rPr>
      </w:pPr>
      <w:r>
        <w:rPr>
          <w:color w:val="000000"/>
        </w:rPr>
        <w:t xml:space="preserve">En la </w:t>
      </w:r>
      <w:r w:rsidR="00BA691B">
        <w:rPr>
          <w:color w:val="000000"/>
        </w:rPr>
        <w:fldChar w:fldCharType="begin"/>
      </w:r>
      <w:r w:rsidR="00BA691B">
        <w:rPr>
          <w:color w:val="000000"/>
        </w:rPr>
        <w:instrText xml:space="preserve"> REF _Ref151042545 \h </w:instrText>
      </w:r>
      <w:r w:rsidR="00FD24EC">
        <w:rPr>
          <w:color w:val="000000"/>
        </w:rPr>
        <w:instrText xml:space="preserve"> \* MERGEFORMAT </w:instrText>
      </w:r>
      <w:r w:rsidR="00BA691B">
        <w:rPr>
          <w:color w:val="000000"/>
        </w:rPr>
      </w:r>
      <w:r w:rsidR="00BA691B">
        <w:rPr>
          <w:color w:val="000000"/>
        </w:rPr>
        <w:fldChar w:fldCharType="separate"/>
      </w:r>
      <w:r w:rsidR="00BA691B" w:rsidRPr="00FD24EC">
        <w:rPr>
          <w:color w:val="000000"/>
        </w:rPr>
        <w:t>Figura 3</w:t>
      </w:r>
      <w:r w:rsidR="00BA691B">
        <w:rPr>
          <w:color w:val="000000"/>
        </w:rPr>
        <w:fldChar w:fldCharType="end"/>
      </w:r>
      <w:r>
        <w:rPr>
          <w:color w:val="000000"/>
        </w:rPr>
        <w:t xml:space="preserve">  se muestran la matriz tridimensional correspondiente a la precipitación, además, </w:t>
      </w:r>
      <w:r w:rsidRPr="007767C2">
        <w:rPr>
          <w:color w:val="000000"/>
        </w:rPr>
        <w:t>se presentan las unidades, el nombre largo</w:t>
      </w:r>
      <w:r>
        <w:rPr>
          <w:color w:val="000000"/>
        </w:rPr>
        <w:t xml:space="preserve">, </w:t>
      </w:r>
      <w:r w:rsidRPr="007767C2">
        <w:rPr>
          <w:color w:val="000000"/>
        </w:rPr>
        <w:t xml:space="preserve">el nombre estándar </w:t>
      </w:r>
      <w:r>
        <w:rPr>
          <w:color w:val="000000"/>
        </w:rPr>
        <w:t>y la estampa de tiempo</w:t>
      </w:r>
      <w:r w:rsidRPr="007767C2">
        <w:rPr>
          <w:color w:val="000000"/>
        </w:rPr>
        <w:t>.</w:t>
      </w:r>
      <w:r w:rsidRPr="00B617E0">
        <w:rPr>
          <w:color w:val="000000"/>
        </w:rPr>
        <w:t xml:space="preserve"> </w:t>
      </w:r>
      <w:r>
        <w:rPr>
          <w:color w:val="000000"/>
        </w:rPr>
        <w:t>L</w:t>
      </w:r>
      <w:r w:rsidRPr="00246D15">
        <w:rPr>
          <w:color w:val="000000"/>
        </w:rPr>
        <w:t>as dimensiones principales de los datos son</w:t>
      </w:r>
      <w:r>
        <w:rPr>
          <w:color w:val="000000"/>
        </w:rPr>
        <w:t xml:space="preserve"> latitud, longitud y tiempo:</w:t>
      </w:r>
    </w:p>
    <w:p w14:paraId="4CADF313" w14:textId="66FDE742" w:rsidR="005F1620" w:rsidRPr="00246D15" w:rsidRDefault="005F1620" w:rsidP="005F1620">
      <w:pPr>
        <w:pStyle w:val="Prrafodelista"/>
        <w:numPr>
          <w:ilvl w:val="0"/>
          <w:numId w:val="13"/>
        </w:numPr>
        <w:pBdr>
          <w:top w:val="nil"/>
          <w:left w:val="nil"/>
          <w:bottom w:val="nil"/>
          <w:right w:val="nil"/>
          <w:between w:val="nil"/>
        </w:pBdr>
        <w:rPr>
          <w:color w:val="000000"/>
        </w:rPr>
      </w:pPr>
      <w:proofErr w:type="spellStart"/>
      <w:r w:rsidRPr="00246D15">
        <w:rPr>
          <w:color w:val="000000"/>
        </w:rPr>
        <w:t>latitude</w:t>
      </w:r>
      <w:proofErr w:type="spellEnd"/>
      <w:r w:rsidRPr="00246D15">
        <w:rPr>
          <w:color w:val="000000"/>
        </w:rPr>
        <w:t xml:space="preserve">: </w:t>
      </w:r>
      <w:r>
        <w:rPr>
          <w:color w:val="000000"/>
        </w:rPr>
        <w:t>400</w:t>
      </w:r>
      <w:r w:rsidRPr="00246D15">
        <w:rPr>
          <w:color w:val="000000"/>
        </w:rPr>
        <w:t xml:space="preserve"> puntos de latitud.</w:t>
      </w:r>
    </w:p>
    <w:p w14:paraId="4852FF83" w14:textId="057AD1B4" w:rsidR="005F1620" w:rsidRPr="00246D15" w:rsidRDefault="005F1620" w:rsidP="005F1620">
      <w:pPr>
        <w:pStyle w:val="Prrafodelista"/>
        <w:numPr>
          <w:ilvl w:val="0"/>
          <w:numId w:val="13"/>
        </w:numPr>
        <w:pBdr>
          <w:top w:val="nil"/>
          <w:left w:val="nil"/>
          <w:bottom w:val="nil"/>
          <w:right w:val="nil"/>
          <w:between w:val="nil"/>
        </w:pBdr>
        <w:rPr>
          <w:color w:val="000000"/>
        </w:rPr>
      </w:pPr>
      <w:proofErr w:type="spellStart"/>
      <w:r w:rsidRPr="00246D15">
        <w:rPr>
          <w:color w:val="000000"/>
        </w:rPr>
        <w:t>longitude</w:t>
      </w:r>
      <w:proofErr w:type="spellEnd"/>
      <w:r w:rsidRPr="00246D15">
        <w:rPr>
          <w:color w:val="000000"/>
        </w:rPr>
        <w:t xml:space="preserve">: </w:t>
      </w:r>
      <w:r>
        <w:rPr>
          <w:color w:val="000000"/>
        </w:rPr>
        <w:t>300</w:t>
      </w:r>
      <w:r w:rsidRPr="00246D15">
        <w:rPr>
          <w:color w:val="000000"/>
        </w:rPr>
        <w:t xml:space="preserve"> puntos de longitud.</w:t>
      </w:r>
    </w:p>
    <w:p w14:paraId="332115BD" w14:textId="3C40A5A1" w:rsidR="005F1620" w:rsidRDefault="005F1620" w:rsidP="005F1620">
      <w:pPr>
        <w:pStyle w:val="Prrafodelista"/>
        <w:numPr>
          <w:ilvl w:val="0"/>
          <w:numId w:val="13"/>
        </w:numPr>
        <w:pBdr>
          <w:top w:val="nil"/>
          <w:left w:val="nil"/>
          <w:bottom w:val="nil"/>
          <w:right w:val="nil"/>
          <w:between w:val="nil"/>
        </w:pBdr>
        <w:rPr>
          <w:color w:val="000000"/>
        </w:rPr>
      </w:pPr>
      <w:r w:rsidRPr="00246D15">
        <w:rPr>
          <w:color w:val="000000"/>
        </w:rPr>
        <w:t xml:space="preserve">time: </w:t>
      </w:r>
      <w:r>
        <w:rPr>
          <w:color w:val="000000"/>
        </w:rPr>
        <w:t>3024</w:t>
      </w:r>
      <w:r w:rsidRPr="00246D15">
        <w:rPr>
          <w:color w:val="000000"/>
        </w:rPr>
        <w:t xml:space="preserve"> instantes de tiempo, representando cada </w:t>
      </w:r>
      <w:r>
        <w:rPr>
          <w:color w:val="000000"/>
        </w:rPr>
        <w:t>5 días</w:t>
      </w:r>
      <w:r w:rsidRPr="00246D15">
        <w:rPr>
          <w:color w:val="000000"/>
        </w:rPr>
        <w:t xml:space="preserve"> desde enero de 1981 hasta diciembre de 202</w:t>
      </w:r>
      <w:r>
        <w:rPr>
          <w:color w:val="000000"/>
        </w:rPr>
        <w:t>2</w:t>
      </w:r>
      <w:r w:rsidRPr="00246D15">
        <w:rPr>
          <w:color w:val="000000"/>
        </w:rPr>
        <w:t>.</w:t>
      </w:r>
    </w:p>
    <w:p w14:paraId="402B000E" w14:textId="77777777" w:rsidR="005F1620" w:rsidRPr="00246D15" w:rsidRDefault="005F1620" w:rsidP="005F1620">
      <w:pPr>
        <w:pBdr>
          <w:top w:val="nil"/>
          <w:left w:val="nil"/>
          <w:bottom w:val="nil"/>
          <w:right w:val="nil"/>
          <w:between w:val="nil"/>
        </w:pBdr>
        <w:rPr>
          <w:color w:val="000000"/>
        </w:rPr>
      </w:pPr>
    </w:p>
    <w:p w14:paraId="2C6878EC" w14:textId="485D5BB5" w:rsidR="005F1620" w:rsidRDefault="005F1620" w:rsidP="005F1620">
      <w:pPr>
        <w:pStyle w:val="Descripcin"/>
        <w:keepNext/>
        <w:jc w:val="center"/>
      </w:pPr>
      <w:bookmarkStart w:id="31" w:name="_Ref151042545"/>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FC2375">
        <w:rPr>
          <w:b/>
          <w:bCs/>
          <w:noProof/>
        </w:rPr>
        <w:t>3</w:t>
      </w:r>
      <w:r w:rsidRPr="005F1620">
        <w:rPr>
          <w:b/>
          <w:bCs/>
        </w:rPr>
        <w:fldChar w:fldCharType="end"/>
      </w:r>
      <w:bookmarkEnd w:id="31"/>
      <w:r>
        <w:t xml:space="preserve"> </w:t>
      </w:r>
      <w:r w:rsidRPr="000147F5">
        <w:t>Conjunto de datos (</w:t>
      </w:r>
      <w:proofErr w:type="spellStart"/>
      <w:r w:rsidRPr="000147F5">
        <w:t>xarray</w:t>
      </w:r>
      <w:proofErr w:type="spellEnd"/>
      <w:r w:rsidRPr="000147F5">
        <w:t xml:space="preserve">) de </w:t>
      </w:r>
      <w:r>
        <w:t>la precipitación</w:t>
      </w:r>
    </w:p>
    <w:p w14:paraId="1AD336DE" w14:textId="6FCD99BE" w:rsidR="005F1620" w:rsidRDefault="005F1620" w:rsidP="005F1620">
      <w:pPr>
        <w:jc w:val="center"/>
      </w:pPr>
      <w:r w:rsidRPr="005F1620">
        <w:rPr>
          <w:noProof/>
        </w:rPr>
        <w:drawing>
          <wp:inline distT="0" distB="0" distL="0" distR="0" wp14:anchorId="3D90060F" wp14:editId="61062F3C">
            <wp:extent cx="3600000" cy="2823913"/>
            <wp:effectExtent l="0" t="0" r="635" b="0"/>
            <wp:docPr id="20411050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05045" name=""/>
                    <pic:cNvPicPr/>
                  </pic:nvPicPr>
                  <pic:blipFill>
                    <a:blip r:embed="rId23"/>
                    <a:stretch>
                      <a:fillRect/>
                    </a:stretch>
                  </pic:blipFill>
                  <pic:spPr>
                    <a:xfrm>
                      <a:off x="0" y="0"/>
                      <a:ext cx="3600000" cy="2823913"/>
                    </a:xfrm>
                    <a:prstGeom prst="rect">
                      <a:avLst/>
                    </a:prstGeom>
                  </pic:spPr>
                </pic:pic>
              </a:graphicData>
            </a:graphic>
          </wp:inline>
        </w:drawing>
      </w:r>
    </w:p>
    <w:p w14:paraId="42CE068C" w14:textId="77777777" w:rsidR="005F1620" w:rsidRDefault="005F1620" w:rsidP="005F1620">
      <w:pPr>
        <w:pBdr>
          <w:top w:val="nil"/>
          <w:left w:val="nil"/>
          <w:bottom w:val="nil"/>
          <w:right w:val="nil"/>
          <w:between w:val="nil"/>
        </w:pBdr>
        <w:ind w:firstLine="709"/>
        <w:rPr>
          <w:color w:val="000000"/>
        </w:rPr>
      </w:pPr>
    </w:p>
    <w:p w14:paraId="3D54703D" w14:textId="1F6820ED" w:rsidR="000E27E1" w:rsidRDefault="005F1620" w:rsidP="009A3D93">
      <w:pPr>
        <w:pBdr>
          <w:top w:val="nil"/>
          <w:left w:val="nil"/>
          <w:bottom w:val="nil"/>
          <w:right w:val="nil"/>
          <w:between w:val="nil"/>
        </w:pBdr>
        <w:ind w:firstLine="709"/>
      </w:pPr>
      <w:r w:rsidRPr="00246D15">
        <w:rPr>
          <w:color w:val="000000"/>
        </w:rPr>
        <w:t>La resolución espacial de los datos es de 0.</w:t>
      </w:r>
      <w:r>
        <w:rPr>
          <w:color w:val="000000"/>
        </w:rPr>
        <w:t>0</w:t>
      </w:r>
      <w:r w:rsidRPr="00246D15">
        <w:rPr>
          <w:color w:val="000000"/>
        </w:rPr>
        <w:t>5°x0.</w:t>
      </w:r>
      <w:r>
        <w:rPr>
          <w:color w:val="000000"/>
        </w:rPr>
        <w:t>0</w:t>
      </w:r>
      <w:r w:rsidRPr="00246D15">
        <w:rPr>
          <w:color w:val="000000"/>
        </w:rPr>
        <w:t xml:space="preserve">5°, lo que equivale a aproximadamente </w:t>
      </w:r>
      <w:r w:rsidR="009A3D93">
        <w:rPr>
          <w:color w:val="000000"/>
        </w:rPr>
        <w:t>5</w:t>
      </w:r>
      <w:r w:rsidRPr="00246D15">
        <w:rPr>
          <w:color w:val="000000"/>
        </w:rPr>
        <w:t xml:space="preserve"> km. Son 4</w:t>
      </w:r>
      <w:r w:rsidR="009A3D93">
        <w:rPr>
          <w:color w:val="000000"/>
        </w:rPr>
        <w:t>2</w:t>
      </w:r>
      <w:r w:rsidRPr="00246D15">
        <w:rPr>
          <w:color w:val="000000"/>
        </w:rPr>
        <w:t xml:space="preserve"> archivos, cada uno pesa aproximadamente </w:t>
      </w:r>
      <w:r w:rsidR="009A3D93">
        <w:t>975.000 KB</w:t>
      </w:r>
      <w:r w:rsidR="009A3D93">
        <w:rPr>
          <w:color w:val="000000"/>
        </w:rPr>
        <w:t>,</w:t>
      </w:r>
      <w:r w:rsidRPr="00246D15">
        <w:rPr>
          <w:color w:val="000000"/>
        </w:rPr>
        <w:t xml:space="preserve"> lo que implica un volumen considerable de información. </w:t>
      </w:r>
      <w:r w:rsidR="009A3D93">
        <w:rPr>
          <w:color w:val="000000"/>
        </w:rPr>
        <w:t>L</w:t>
      </w:r>
      <w:r w:rsidRPr="00246D15">
        <w:rPr>
          <w:color w:val="000000"/>
        </w:rPr>
        <w:t xml:space="preserve">a carga de datos se gestiona de manera diferida mediante </w:t>
      </w:r>
      <w:proofErr w:type="spellStart"/>
      <w:r w:rsidRPr="00246D15">
        <w:rPr>
          <w:color w:val="000000"/>
        </w:rPr>
        <w:t>Dask</w:t>
      </w:r>
      <w:proofErr w:type="spellEnd"/>
      <w:r w:rsidR="009A3D93">
        <w:rPr>
          <w:color w:val="000000"/>
        </w:rPr>
        <w:t>, de la misma manera que los datos anteriormente mencionados.</w:t>
      </w:r>
    </w:p>
    <w:p w14:paraId="05366C7E" w14:textId="77777777" w:rsidR="00994DD6" w:rsidRDefault="00994DD6" w:rsidP="000E27E1"/>
    <w:p w14:paraId="00A879D0" w14:textId="27F3C903" w:rsidR="000E27E1" w:rsidRPr="00FD24EC" w:rsidRDefault="000E27E1" w:rsidP="00FD24EC">
      <w:pPr>
        <w:pBdr>
          <w:top w:val="nil"/>
          <w:left w:val="nil"/>
          <w:bottom w:val="nil"/>
          <w:right w:val="nil"/>
          <w:between w:val="nil"/>
        </w:pBdr>
        <w:ind w:firstLine="709"/>
        <w:rPr>
          <w:color w:val="000000"/>
        </w:rPr>
      </w:pPr>
      <w:r w:rsidRPr="00FD24EC">
        <w:rPr>
          <w:color w:val="000000"/>
        </w:rPr>
        <w:t xml:space="preserve">Los datos se acceden mediante la biblioteca </w:t>
      </w:r>
      <w:proofErr w:type="spellStart"/>
      <w:r w:rsidRPr="00FD24EC">
        <w:rPr>
          <w:color w:val="000000"/>
        </w:rPr>
        <w:t>xarray</w:t>
      </w:r>
      <w:proofErr w:type="spellEnd"/>
      <w:r w:rsidRPr="00FD24EC">
        <w:rPr>
          <w:color w:val="000000"/>
        </w:rPr>
        <w:t xml:space="preserve"> en Python. </w:t>
      </w:r>
      <w:r w:rsidR="009A3D93" w:rsidRPr="00FD24EC">
        <w:rPr>
          <w:color w:val="000000"/>
        </w:rPr>
        <w:t>S</w:t>
      </w:r>
      <w:r w:rsidRPr="00FD24EC">
        <w:rPr>
          <w:color w:val="000000"/>
        </w:rPr>
        <w:t xml:space="preserve">e realiza </w:t>
      </w:r>
      <w:r w:rsidR="00994DD6" w:rsidRPr="00FD24EC">
        <w:rPr>
          <w:color w:val="000000"/>
        </w:rPr>
        <w:t xml:space="preserve">un </w:t>
      </w:r>
      <w:proofErr w:type="gramStart"/>
      <w:r w:rsidR="00994DD6" w:rsidRPr="00FD24EC">
        <w:rPr>
          <w:color w:val="000000"/>
        </w:rPr>
        <w:t>filtro  para</w:t>
      </w:r>
      <w:proofErr w:type="gramEnd"/>
      <w:r w:rsidR="00994DD6" w:rsidRPr="00FD24EC">
        <w:rPr>
          <w:color w:val="000000"/>
        </w:rPr>
        <w:t xml:space="preserve"> acotar las dimensiones espaciales de </w:t>
      </w:r>
      <w:r w:rsidRPr="00FD24EC">
        <w:rPr>
          <w:color w:val="000000"/>
        </w:rPr>
        <w:t>latitud y longitud a la región de estudio</w:t>
      </w:r>
      <w:r w:rsidR="00994DD6" w:rsidRPr="00FD24EC">
        <w:rPr>
          <w:color w:val="000000"/>
        </w:rPr>
        <w:t>, e</w:t>
      </w:r>
      <w:r w:rsidRPr="00FD24EC">
        <w:rPr>
          <w:color w:val="000000"/>
        </w:rPr>
        <w:t>sto facilita un análisis coherente y específico para la ubicación de interés.</w:t>
      </w:r>
    </w:p>
    <w:p w14:paraId="5A55D802" w14:textId="77777777" w:rsidR="000E27E1" w:rsidRPr="00FD24EC" w:rsidRDefault="000E27E1" w:rsidP="00FD24EC">
      <w:pPr>
        <w:pBdr>
          <w:top w:val="nil"/>
          <w:left w:val="nil"/>
          <w:bottom w:val="nil"/>
          <w:right w:val="nil"/>
          <w:between w:val="nil"/>
        </w:pBdr>
        <w:ind w:firstLine="709"/>
        <w:rPr>
          <w:color w:val="000000"/>
        </w:rPr>
      </w:pPr>
    </w:p>
    <w:p w14:paraId="5ACD6265" w14:textId="184AA37F" w:rsidR="000E27E1" w:rsidRPr="00FD24EC" w:rsidRDefault="009A3D93" w:rsidP="00FD24EC">
      <w:pPr>
        <w:pBdr>
          <w:top w:val="nil"/>
          <w:left w:val="nil"/>
          <w:bottom w:val="nil"/>
          <w:right w:val="nil"/>
          <w:between w:val="nil"/>
        </w:pBdr>
        <w:ind w:firstLine="709"/>
        <w:rPr>
          <w:color w:val="000000"/>
        </w:rPr>
      </w:pPr>
      <w:r w:rsidRPr="00FD24EC">
        <w:rPr>
          <w:color w:val="000000"/>
        </w:rPr>
        <w:t xml:space="preserve">En cuanto al acceso a la información es importante tener en cuenta que los datos provienen de </w:t>
      </w:r>
      <w:proofErr w:type="spellStart"/>
      <w:r w:rsidRPr="00FD24EC">
        <w:rPr>
          <w:color w:val="000000"/>
        </w:rPr>
        <w:t>CHIRPS</w:t>
      </w:r>
      <w:proofErr w:type="spellEnd"/>
      <w:r w:rsidRPr="00FD24EC">
        <w:rPr>
          <w:color w:val="000000"/>
        </w:rPr>
        <w:t xml:space="preserve">, </w:t>
      </w:r>
      <w:r w:rsidR="00994DD6" w:rsidRPr="00FD24EC">
        <w:rPr>
          <w:color w:val="000000"/>
        </w:rPr>
        <w:t xml:space="preserve">con una licencia de "Creative </w:t>
      </w:r>
      <w:proofErr w:type="spellStart"/>
      <w:r w:rsidR="00994DD6" w:rsidRPr="00FD24EC">
        <w:rPr>
          <w:color w:val="000000"/>
        </w:rPr>
        <w:t>Commons</w:t>
      </w:r>
      <w:proofErr w:type="spellEnd"/>
      <w:r w:rsidR="00994DD6" w:rsidRPr="00FD24EC">
        <w:rPr>
          <w:color w:val="000000"/>
        </w:rPr>
        <w:t xml:space="preserve"> </w:t>
      </w:r>
      <w:proofErr w:type="spellStart"/>
      <w:r w:rsidR="00994DD6" w:rsidRPr="00FD24EC">
        <w:rPr>
          <w:color w:val="000000"/>
        </w:rPr>
        <w:t>Attribution-NonCommercial-ShareAlike</w:t>
      </w:r>
      <w:proofErr w:type="spellEnd"/>
      <w:r w:rsidR="00994DD6" w:rsidRPr="00FD24EC">
        <w:rPr>
          <w:color w:val="000000"/>
        </w:rPr>
        <w:t xml:space="preserve"> 3.0 </w:t>
      </w:r>
      <w:proofErr w:type="spellStart"/>
      <w:r w:rsidR="00994DD6" w:rsidRPr="00FD24EC">
        <w:rPr>
          <w:color w:val="000000"/>
        </w:rPr>
        <w:t>IGO</w:t>
      </w:r>
      <w:proofErr w:type="spellEnd"/>
      <w:r w:rsidR="00994DD6" w:rsidRPr="00FD24EC">
        <w:rPr>
          <w:color w:val="000000"/>
        </w:rPr>
        <w:t>". Esto implica que se pueden utilizar los datos para fines no comerciales, siempre y cuando se proporcione atribución al autor original y cualquier trabajo derivado se comparta bajo la misma licencia.</w:t>
      </w:r>
    </w:p>
    <w:p w14:paraId="355B1A3D" w14:textId="77777777" w:rsidR="00271BAE" w:rsidRDefault="00271BAE" w:rsidP="00271BAE">
      <w:pPr>
        <w:keepNext/>
        <w:ind w:left="709"/>
        <w:rPr>
          <w:b/>
          <w:bCs/>
        </w:rPr>
      </w:pPr>
    </w:p>
    <w:p w14:paraId="0467C75F" w14:textId="2F71A1DB" w:rsidR="008E6FEE" w:rsidRPr="008E6FEE" w:rsidRDefault="00FD784E" w:rsidP="00271BAE">
      <w:pPr>
        <w:keepNext/>
        <w:ind w:left="709"/>
        <w:rPr>
          <w:color w:val="000000"/>
        </w:rPr>
      </w:pPr>
      <w:r>
        <w:rPr>
          <w:b/>
          <w:bCs/>
        </w:rPr>
        <w:t>Índice</w:t>
      </w:r>
      <w:r w:rsidR="007D3EDA">
        <w:rPr>
          <w:b/>
          <w:bCs/>
        </w:rPr>
        <w:t xml:space="preserve"> ONI</w:t>
      </w:r>
      <w:r w:rsidR="007D3EDA" w:rsidRPr="00AE5C22">
        <w:rPr>
          <w:b/>
          <w:bCs/>
        </w:rPr>
        <w:t>:</w:t>
      </w:r>
    </w:p>
    <w:p w14:paraId="4053C5C0" w14:textId="633EEDCB" w:rsidR="00FD24EC" w:rsidRDefault="008E6FEE" w:rsidP="00FD24EC">
      <w:pPr>
        <w:pBdr>
          <w:top w:val="nil"/>
          <w:left w:val="nil"/>
          <w:bottom w:val="nil"/>
          <w:right w:val="nil"/>
          <w:between w:val="nil"/>
        </w:pBdr>
        <w:ind w:firstLine="709"/>
        <w:rPr>
          <w:color w:val="000000"/>
        </w:rPr>
      </w:pPr>
      <w:r w:rsidRPr="008E6FEE">
        <w:rPr>
          <w:color w:val="000000"/>
        </w:rPr>
        <w:t>Los datos brutos del índice ONI se encuentran consolidados en un archivo único con formato xlsx, que comprende 52</w:t>
      </w:r>
      <w:r w:rsidR="00FC2375">
        <w:rPr>
          <w:color w:val="000000"/>
        </w:rPr>
        <w:t>4</w:t>
      </w:r>
      <w:r w:rsidRPr="008E6FEE">
        <w:rPr>
          <w:color w:val="000000"/>
        </w:rPr>
        <w:t xml:space="preserve"> registros correspondientes a valores mensuales desde enero de 1980 hasta agosto de 2023. Estos datos se generan mediante el cálculo de la media móvil de tres meses consecutivos de las anomalías de la temperatura superficial del mar, medida por el sensor </w:t>
      </w:r>
      <w:proofErr w:type="spellStart"/>
      <w:r w:rsidRPr="008E6FEE">
        <w:rPr>
          <w:color w:val="000000"/>
        </w:rPr>
        <w:t>ERSST</w:t>
      </w:r>
      <w:proofErr w:type="spellEnd"/>
      <w:r w:rsidRPr="008E6FEE">
        <w:rPr>
          <w:color w:val="000000"/>
        </w:rPr>
        <w:t xml:space="preserve"> en la región El Niño 3.4 del Océano Pacífico central.</w:t>
      </w:r>
      <w:r>
        <w:rPr>
          <w:color w:val="000000"/>
        </w:rPr>
        <w:t xml:space="preserve"> </w:t>
      </w:r>
    </w:p>
    <w:p w14:paraId="7BF06413" w14:textId="77777777" w:rsidR="00FD24EC" w:rsidRDefault="00FD24EC" w:rsidP="00FD24EC">
      <w:pPr>
        <w:pBdr>
          <w:top w:val="nil"/>
          <w:left w:val="nil"/>
          <w:bottom w:val="nil"/>
          <w:right w:val="nil"/>
          <w:between w:val="nil"/>
        </w:pBdr>
        <w:ind w:firstLine="709"/>
        <w:rPr>
          <w:color w:val="000000"/>
        </w:rPr>
      </w:pPr>
    </w:p>
    <w:p w14:paraId="2564F5AC" w14:textId="77777777" w:rsidR="00FD24EC" w:rsidRDefault="003205F3" w:rsidP="00FD24EC">
      <w:pPr>
        <w:pBdr>
          <w:top w:val="nil"/>
          <w:left w:val="nil"/>
          <w:bottom w:val="nil"/>
          <w:right w:val="nil"/>
          <w:between w:val="nil"/>
        </w:pBdr>
        <w:ind w:firstLine="709"/>
        <w:rPr>
          <w:color w:val="000000"/>
        </w:rPr>
      </w:pPr>
      <w:r w:rsidRPr="003205F3">
        <w:rPr>
          <w:color w:val="000000"/>
        </w:rPr>
        <w:t xml:space="preserve">Valores positivos del ONI, mayores o iguales a 0.5°C por 5 periodos consecutivos o más, indican la ocurrencia de un evento El Niño. Valores negativos del ONI, inferiores o iguales a -0,5°C por 5 </w:t>
      </w:r>
      <w:r>
        <w:rPr>
          <w:color w:val="000000"/>
        </w:rPr>
        <w:t>periodos</w:t>
      </w:r>
      <w:r w:rsidRPr="003205F3">
        <w:rPr>
          <w:color w:val="000000"/>
        </w:rPr>
        <w:t xml:space="preserve"> consecutivos o más, indican la ocurrencia de un evento La Niña. El umbral de anomalías se subdivide en eventos débiles (0,5 a 0,9°C), moderados (1,0 a 1,4°C), fuertes (1,5 a 1,9°C) y muy fuerte</w:t>
      </w:r>
      <w:r>
        <w:rPr>
          <w:color w:val="000000"/>
        </w:rPr>
        <w:t>s</w:t>
      </w:r>
      <w:r w:rsidRPr="003205F3">
        <w:rPr>
          <w:color w:val="000000"/>
        </w:rPr>
        <w:t xml:space="preserve"> (≥ 2,0°C).</w:t>
      </w:r>
      <w:r w:rsidR="00FD24EC">
        <w:rPr>
          <w:color w:val="000000"/>
        </w:rPr>
        <w:t xml:space="preserve"> </w:t>
      </w:r>
    </w:p>
    <w:p w14:paraId="6400FF15" w14:textId="77777777" w:rsidR="00FD24EC" w:rsidRDefault="00FD24EC" w:rsidP="00FD24EC">
      <w:pPr>
        <w:pBdr>
          <w:top w:val="nil"/>
          <w:left w:val="nil"/>
          <w:bottom w:val="nil"/>
          <w:right w:val="nil"/>
          <w:between w:val="nil"/>
        </w:pBdr>
        <w:ind w:firstLine="709"/>
        <w:rPr>
          <w:color w:val="000000"/>
        </w:rPr>
      </w:pPr>
    </w:p>
    <w:p w14:paraId="52FE99D1" w14:textId="3302597F" w:rsidR="00FD24EC" w:rsidRDefault="000115DB" w:rsidP="00FD24EC">
      <w:pPr>
        <w:pBdr>
          <w:top w:val="nil"/>
          <w:left w:val="nil"/>
          <w:bottom w:val="nil"/>
          <w:right w:val="nil"/>
          <w:between w:val="nil"/>
        </w:pBdr>
        <w:ind w:firstLine="709"/>
        <w:rPr>
          <w:color w:val="000000"/>
        </w:rPr>
      </w:pPr>
      <w:r w:rsidRPr="000115DB">
        <w:rPr>
          <w:color w:val="000000"/>
        </w:rPr>
        <w:t xml:space="preserve">La Figura 3 presenta el contenido del archivo, el cual se organiza en cuatro columnas identificadas como SEAS, </w:t>
      </w:r>
      <w:proofErr w:type="spellStart"/>
      <w:r w:rsidRPr="000115DB">
        <w:rPr>
          <w:color w:val="000000"/>
        </w:rPr>
        <w:t>YR</w:t>
      </w:r>
      <w:proofErr w:type="spellEnd"/>
      <w:r w:rsidRPr="000115DB">
        <w:rPr>
          <w:color w:val="000000"/>
        </w:rPr>
        <w:t xml:space="preserve">, TOTAL y </w:t>
      </w:r>
      <w:proofErr w:type="spellStart"/>
      <w:r w:rsidRPr="000115DB">
        <w:rPr>
          <w:color w:val="000000"/>
        </w:rPr>
        <w:t>ANOM</w:t>
      </w:r>
      <w:proofErr w:type="spellEnd"/>
      <w:r w:rsidRPr="000115DB">
        <w:rPr>
          <w:color w:val="000000"/>
        </w:rPr>
        <w:t>. A continuación, se proporciona una descripción del significado de cada columna:</w:t>
      </w:r>
    </w:p>
    <w:p w14:paraId="26FF80F1" w14:textId="77777777" w:rsidR="000115DB" w:rsidRDefault="000115DB" w:rsidP="00FD24EC">
      <w:pPr>
        <w:pBdr>
          <w:top w:val="nil"/>
          <w:left w:val="nil"/>
          <w:bottom w:val="nil"/>
          <w:right w:val="nil"/>
          <w:between w:val="nil"/>
        </w:pBdr>
        <w:ind w:firstLine="709"/>
        <w:rPr>
          <w:color w:val="000000"/>
        </w:rPr>
      </w:pPr>
    </w:p>
    <w:p w14:paraId="7A269BCB" w14:textId="5C6C4428" w:rsidR="00FD24EC" w:rsidRPr="00FD24EC" w:rsidRDefault="00FD24EC" w:rsidP="00FD24EC">
      <w:pPr>
        <w:pStyle w:val="Prrafodelista"/>
        <w:numPr>
          <w:ilvl w:val="0"/>
          <w:numId w:val="13"/>
        </w:numPr>
        <w:pBdr>
          <w:top w:val="nil"/>
          <w:left w:val="nil"/>
          <w:bottom w:val="nil"/>
          <w:right w:val="nil"/>
          <w:between w:val="nil"/>
        </w:pBdr>
        <w:rPr>
          <w:color w:val="000000"/>
        </w:rPr>
      </w:pPr>
      <w:r w:rsidRPr="00FD24EC">
        <w:rPr>
          <w:color w:val="000000"/>
        </w:rPr>
        <w:t xml:space="preserve">SEAS: </w:t>
      </w:r>
      <w:r>
        <w:rPr>
          <w:color w:val="000000"/>
        </w:rPr>
        <w:t>Indica e</w:t>
      </w:r>
      <w:r w:rsidRPr="00FD24EC">
        <w:rPr>
          <w:color w:val="000000"/>
        </w:rPr>
        <w:t xml:space="preserve">l trimestre para el cual </w:t>
      </w:r>
      <w:r>
        <w:rPr>
          <w:color w:val="000000"/>
        </w:rPr>
        <w:t>se estima</w:t>
      </w:r>
      <w:r w:rsidRPr="00FD24EC">
        <w:rPr>
          <w:color w:val="000000"/>
        </w:rPr>
        <w:t xml:space="preserve"> la media.</w:t>
      </w:r>
    </w:p>
    <w:p w14:paraId="3633C48A" w14:textId="326CEB81" w:rsidR="00FD24EC" w:rsidRPr="00FD24EC" w:rsidRDefault="00FD24EC" w:rsidP="00FD24EC">
      <w:pPr>
        <w:pStyle w:val="Prrafodelista"/>
        <w:numPr>
          <w:ilvl w:val="0"/>
          <w:numId w:val="13"/>
        </w:numPr>
        <w:pBdr>
          <w:top w:val="nil"/>
          <w:left w:val="nil"/>
          <w:bottom w:val="nil"/>
          <w:right w:val="nil"/>
          <w:between w:val="nil"/>
        </w:pBdr>
        <w:rPr>
          <w:color w:val="000000"/>
        </w:rPr>
      </w:pPr>
      <w:proofErr w:type="spellStart"/>
      <w:r w:rsidRPr="00FD24EC">
        <w:rPr>
          <w:color w:val="000000"/>
        </w:rPr>
        <w:t>YR</w:t>
      </w:r>
      <w:proofErr w:type="spellEnd"/>
      <w:r w:rsidRPr="00FD24EC">
        <w:rPr>
          <w:color w:val="000000"/>
        </w:rPr>
        <w:t xml:space="preserve">: </w:t>
      </w:r>
      <w:r>
        <w:rPr>
          <w:color w:val="000000"/>
        </w:rPr>
        <w:t>Indica e</w:t>
      </w:r>
      <w:r w:rsidRPr="00FD24EC">
        <w:rPr>
          <w:color w:val="000000"/>
        </w:rPr>
        <w:t>l año</w:t>
      </w:r>
      <w:r>
        <w:rPr>
          <w:color w:val="000000"/>
        </w:rPr>
        <w:t xml:space="preserve"> para el cual </w:t>
      </w:r>
      <w:r w:rsidRPr="00FD24EC">
        <w:rPr>
          <w:color w:val="000000"/>
        </w:rPr>
        <w:t>se estima la media.</w:t>
      </w:r>
    </w:p>
    <w:p w14:paraId="7B07BD78" w14:textId="02461781" w:rsidR="00FD24EC" w:rsidRPr="00FD24EC" w:rsidRDefault="00FD24EC" w:rsidP="00FD24EC">
      <w:pPr>
        <w:pStyle w:val="Prrafodelista"/>
        <w:numPr>
          <w:ilvl w:val="0"/>
          <w:numId w:val="13"/>
        </w:numPr>
        <w:pBdr>
          <w:top w:val="nil"/>
          <w:left w:val="nil"/>
          <w:bottom w:val="nil"/>
          <w:right w:val="nil"/>
          <w:between w:val="nil"/>
        </w:pBdr>
        <w:rPr>
          <w:color w:val="000000"/>
        </w:rPr>
      </w:pPr>
      <w:r w:rsidRPr="00FD24EC">
        <w:rPr>
          <w:color w:val="000000"/>
        </w:rPr>
        <w:t xml:space="preserve">TOTAL: </w:t>
      </w:r>
      <w:r>
        <w:rPr>
          <w:color w:val="000000"/>
        </w:rPr>
        <w:t>V</w:t>
      </w:r>
      <w:r w:rsidRPr="00FD24EC">
        <w:rPr>
          <w:color w:val="000000"/>
        </w:rPr>
        <w:t>alor de la media móvil de tres meses de la temperatura superficial del mar en la región El Niño 3.4.</w:t>
      </w:r>
    </w:p>
    <w:p w14:paraId="31336431" w14:textId="07DE3A16" w:rsidR="00FD24EC" w:rsidRDefault="00FD24EC" w:rsidP="00FD24EC">
      <w:pPr>
        <w:pStyle w:val="Prrafodelista"/>
        <w:numPr>
          <w:ilvl w:val="0"/>
          <w:numId w:val="13"/>
        </w:numPr>
        <w:pBdr>
          <w:top w:val="nil"/>
          <w:left w:val="nil"/>
          <w:bottom w:val="nil"/>
          <w:right w:val="nil"/>
          <w:between w:val="nil"/>
        </w:pBdr>
        <w:rPr>
          <w:color w:val="000000"/>
        </w:rPr>
      </w:pPr>
      <w:proofErr w:type="spellStart"/>
      <w:r w:rsidRPr="00FD24EC">
        <w:rPr>
          <w:color w:val="000000"/>
        </w:rPr>
        <w:t>ANOM</w:t>
      </w:r>
      <w:proofErr w:type="spellEnd"/>
      <w:r w:rsidRPr="00FD24EC">
        <w:rPr>
          <w:color w:val="000000"/>
        </w:rPr>
        <w:t xml:space="preserve">: </w:t>
      </w:r>
      <w:r>
        <w:rPr>
          <w:color w:val="000000"/>
        </w:rPr>
        <w:t>V</w:t>
      </w:r>
      <w:r w:rsidRPr="00FD24EC">
        <w:rPr>
          <w:color w:val="000000"/>
        </w:rPr>
        <w:t>alor de la media móvil de tres meses de las anomalías de la temperatura superficial del mar en la región El Niño 3.4.</w:t>
      </w:r>
    </w:p>
    <w:p w14:paraId="75803065" w14:textId="77777777" w:rsidR="00FC2375" w:rsidRDefault="00FC2375" w:rsidP="00FC2375">
      <w:pPr>
        <w:pStyle w:val="Prrafodelista"/>
        <w:pBdr>
          <w:top w:val="nil"/>
          <w:left w:val="nil"/>
          <w:bottom w:val="nil"/>
          <w:right w:val="nil"/>
          <w:between w:val="nil"/>
        </w:pBdr>
        <w:ind w:left="720"/>
        <w:rPr>
          <w:color w:val="000000"/>
        </w:rPr>
      </w:pPr>
    </w:p>
    <w:p w14:paraId="161F9804" w14:textId="69F69154" w:rsidR="00FC2375" w:rsidRPr="00FC2375" w:rsidRDefault="00FC2375" w:rsidP="00FC2375">
      <w:pPr>
        <w:pStyle w:val="Descripcin"/>
        <w:keepNext/>
        <w:ind w:left="720"/>
        <w:jc w:val="center"/>
      </w:pPr>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Pr>
          <w:b/>
          <w:bCs/>
          <w:noProof/>
        </w:rPr>
        <w:t>4</w:t>
      </w:r>
      <w:r w:rsidRPr="005F1620">
        <w:rPr>
          <w:b/>
          <w:bCs/>
        </w:rPr>
        <w:fldChar w:fldCharType="end"/>
      </w:r>
      <w:r>
        <w:t xml:space="preserve"> </w:t>
      </w:r>
      <w:r w:rsidRPr="000147F5">
        <w:t xml:space="preserve">Conjunto de datos </w:t>
      </w:r>
      <w:r>
        <w:t>del Índice ONI</w:t>
      </w:r>
    </w:p>
    <w:p w14:paraId="24657356" w14:textId="6EF8284D" w:rsidR="00FD24EC" w:rsidRDefault="00FC2375" w:rsidP="00FC2375">
      <w:pPr>
        <w:jc w:val="center"/>
        <w:rPr>
          <w:color w:val="000000"/>
        </w:rPr>
      </w:pPr>
      <w:r w:rsidRPr="00FC2375">
        <w:rPr>
          <w:noProof/>
          <w:color w:val="000000"/>
        </w:rPr>
        <w:drawing>
          <wp:inline distT="0" distB="0" distL="0" distR="0" wp14:anchorId="412F05F6" wp14:editId="4599DABA">
            <wp:extent cx="1980000" cy="3233394"/>
            <wp:effectExtent l="0" t="0" r="1270" b="5715"/>
            <wp:docPr id="9918040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04063" name=""/>
                    <pic:cNvPicPr/>
                  </pic:nvPicPr>
                  <pic:blipFill>
                    <a:blip r:embed="rId24"/>
                    <a:stretch>
                      <a:fillRect/>
                    </a:stretch>
                  </pic:blipFill>
                  <pic:spPr>
                    <a:xfrm>
                      <a:off x="0" y="0"/>
                      <a:ext cx="1980000" cy="3233394"/>
                    </a:xfrm>
                    <a:prstGeom prst="rect">
                      <a:avLst/>
                    </a:prstGeom>
                  </pic:spPr>
                </pic:pic>
              </a:graphicData>
            </a:graphic>
          </wp:inline>
        </w:drawing>
      </w:r>
    </w:p>
    <w:p w14:paraId="1CAAF8F3" w14:textId="70F826E6" w:rsidR="00FC2375" w:rsidRDefault="008D3A10" w:rsidP="008D3A10">
      <w:pPr>
        <w:pBdr>
          <w:top w:val="nil"/>
          <w:left w:val="nil"/>
          <w:bottom w:val="nil"/>
          <w:right w:val="nil"/>
          <w:between w:val="nil"/>
        </w:pBdr>
        <w:ind w:firstLine="709"/>
        <w:rPr>
          <w:color w:val="000000"/>
        </w:rPr>
      </w:pPr>
      <w:r w:rsidRPr="00246D15">
        <w:rPr>
          <w:color w:val="000000"/>
        </w:rPr>
        <w:t>En cuanto al acceso</w:t>
      </w:r>
      <w:r>
        <w:rPr>
          <w:color w:val="000000"/>
        </w:rPr>
        <w:t xml:space="preserve"> a</w:t>
      </w:r>
      <w:r w:rsidRPr="00246D15">
        <w:rPr>
          <w:color w:val="000000"/>
        </w:rPr>
        <w:t xml:space="preserve"> la información es importante tener en cuenta </w:t>
      </w:r>
      <w:r>
        <w:rPr>
          <w:color w:val="000000"/>
        </w:rPr>
        <w:t xml:space="preserve">que </w:t>
      </w:r>
      <w:r w:rsidRPr="008D3A10">
        <w:rPr>
          <w:color w:val="000000"/>
        </w:rPr>
        <w:t xml:space="preserve">la licencia del índice ONI está sujeta al </w:t>
      </w:r>
      <w:proofErr w:type="spellStart"/>
      <w:r w:rsidRPr="008D3A10">
        <w:rPr>
          <w:color w:val="000000"/>
        </w:rPr>
        <w:t>Freedom</w:t>
      </w:r>
      <w:proofErr w:type="spellEnd"/>
      <w:r w:rsidRPr="008D3A10">
        <w:rPr>
          <w:color w:val="000000"/>
        </w:rPr>
        <w:t xml:space="preserve"> </w:t>
      </w:r>
      <w:proofErr w:type="spellStart"/>
      <w:r w:rsidRPr="008D3A10">
        <w:rPr>
          <w:color w:val="000000"/>
        </w:rPr>
        <w:t>of</w:t>
      </w:r>
      <w:proofErr w:type="spellEnd"/>
      <w:r w:rsidRPr="008D3A10">
        <w:rPr>
          <w:color w:val="000000"/>
        </w:rPr>
        <w:t xml:space="preserve"> </w:t>
      </w:r>
      <w:proofErr w:type="spellStart"/>
      <w:r w:rsidRPr="008D3A10">
        <w:rPr>
          <w:color w:val="000000"/>
        </w:rPr>
        <w:t>Information</w:t>
      </w:r>
      <w:proofErr w:type="spellEnd"/>
      <w:r w:rsidRPr="008D3A10">
        <w:rPr>
          <w:color w:val="000000"/>
        </w:rPr>
        <w:t xml:space="preserve"> </w:t>
      </w:r>
      <w:proofErr w:type="spellStart"/>
      <w:r w:rsidRPr="008D3A10">
        <w:rPr>
          <w:color w:val="000000"/>
        </w:rPr>
        <w:t>Act</w:t>
      </w:r>
      <w:proofErr w:type="spellEnd"/>
      <w:r w:rsidRPr="008D3A10">
        <w:rPr>
          <w:color w:val="000000"/>
        </w:rPr>
        <w:t xml:space="preserve"> (</w:t>
      </w:r>
      <w:proofErr w:type="spellStart"/>
      <w:r w:rsidRPr="008D3A10">
        <w:rPr>
          <w:color w:val="000000"/>
        </w:rPr>
        <w:t>FOIA</w:t>
      </w:r>
      <w:proofErr w:type="spellEnd"/>
      <w:r w:rsidRPr="008D3A10">
        <w:rPr>
          <w:color w:val="000000"/>
        </w:rPr>
        <w:t>), que garantiza a cualquier persona el derecho de acceder a los registros de las agencias federales</w:t>
      </w:r>
      <w:r>
        <w:rPr>
          <w:color w:val="000000"/>
        </w:rPr>
        <w:t xml:space="preserve">. </w:t>
      </w:r>
    </w:p>
    <w:p w14:paraId="3FC6776C" w14:textId="77777777" w:rsidR="003205F3" w:rsidRDefault="003205F3" w:rsidP="000E27E1"/>
    <w:p w14:paraId="000000EF" w14:textId="7640ED36" w:rsidR="002148CD" w:rsidRDefault="002F7A5F">
      <w:pPr>
        <w:pStyle w:val="Ttulo2"/>
        <w:numPr>
          <w:ilvl w:val="1"/>
          <w:numId w:val="7"/>
        </w:numPr>
      </w:pPr>
      <w:bookmarkStart w:id="32" w:name="_Toc151236219"/>
      <w:proofErr w:type="spellStart"/>
      <w:r>
        <w:t>Dat</w:t>
      </w:r>
      <w:r w:rsidR="007B35C6">
        <w:t>a</w:t>
      </w:r>
      <w:r>
        <w:t>sets</w:t>
      </w:r>
      <w:proofErr w:type="spellEnd"/>
      <w:r w:rsidR="004F406C">
        <w:t xml:space="preserve"> y analítica descriptiva</w:t>
      </w:r>
      <w:bookmarkEnd w:id="32"/>
    </w:p>
    <w:p w14:paraId="16CF2D9F" w14:textId="0BB05BF7" w:rsidR="00D87772" w:rsidRDefault="008D6B45" w:rsidP="00D87772">
      <w:r>
        <w:t xml:space="preserve">A continuación, se realiza una descripción detallada de los dataset obtenidos a partir de los datos crudos de las variables y un análisis descriptivo inicial de los mismos. </w:t>
      </w:r>
    </w:p>
    <w:p w14:paraId="15F3E76B" w14:textId="77777777" w:rsidR="008D6B45" w:rsidRPr="00D87772" w:rsidRDefault="008D6B45" w:rsidP="00D87772"/>
    <w:p w14:paraId="2F281420" w14:textId="77777777" w:rsidR="00FC4404" w:rsidRPr="00FC4404" w:rsidRDefault="00FC4404" w:rsidP="00FC4404">
      <w:pPr>
        <w:ind w:left="709"/>
        <w:rPr>
          <w:b/>
          <w:bCs/>
        </w:rPr>
      </w:pPr>
      <w:r w:rsidRPr="00FC4404">
        <w:rPr>
          <w:b/>
          <w:bCs/>
        </w:rPr>
        <w:t>Radiación y velocidad del viento:</w:t>
      </w:r>
    </w:p>
    <w:p w14:paraId="2F0E38BC" w14:textId="16091554" w:rsidR="00FC4404" w:rsidRDefault="00FC4404" w:rsidP="00FC4404">
      <w:pPr>
        <w:pBdr>
          <w:top w:val="nil"/>
          <w:left w:val="nil"/>
          <w:bottom w:val="nil"/>
          <w:right w:val="nil"/>
          <w:between w:val="nil"/>
        </w:pBdr>
        <w:ind w:firstLine="709"/>
        <w:rPr>
          <w:color w:val="000000"/>
        </w:rPr>
      </w:pPr>
      <w:r w:rsidRPr="000D2D02">
        <w:rPr>
          <w:color w:val="000000"/>
        </w:rPr>
        <w:t xml:space="preserve">A partir de los registros </w:t>
      </w:r>
      <w:r>
        <w:rPr>
          <w:color w:val="000000"/>
        </w:rPr>
        <w:t>crudos</w:t>
      </w:r>
      <w:r w:rsidRPr="000D2D02">
        <w:rPr>
          <w:color w:val="000000"/>
        </w:rPr>
        <w:t xml:space="preserve"> de </w:t>
      </w:r>
      <w:r>
        <w:rPr>
          <w:color w:val="000000"/>
        </w:rPr>
        <w:t>r</w:t>
      </w:r>
      <w:r w:rsidRPr="00FC4404">
        <w:rPr>
          <w:color w:val="000000"/>
        </w:rPr>
        <w:t>adiación y velocidad del viento</w:t>
      </w:r>
      <w:r w:rsidRPr="000D2D02">
        <w:rPr>
          <w:color w:val="000000"/>
        </w:rPr>
        <w:t xml:space="preserve">, </w:t>
      </w:r>
      <w:r>
        <w:rPr>
          <w:color w:val="000000"/>
        </w:rPr>
        <w:t>que contienen los valores horarios de cada variable</w:t>
      </w:r>
      <w:r w:rsidRPr="000D2D02">
        <w:rPr>
          <w:color w:val="000000"/>
        </w:rPr>
        <w:t xml:space="preserve">, se </w:t>
      </w:r>
      <w:r w:rsidR="00C14084">
        <w:rPr>
          <w:color w:val="000000"/>
        </w:rPr>
        <w:t>derivaron</w:t>
      </w:r>
      <w:r>
        <w:rPr>
          <w:color w:val="000000"/>
        </w:rPr>
        <w:t xml:space="preserve"> los</w:t>
      </w:r>
      <w:r w:rsidRPr="000D2D02">
        <w:rPr>
          <w:color w:val="000000"/>
        </w:rPr>
        <w:t xml:space="preserve"> conjunto</w:t>
      </w:r>
      <w:r>
        <w:rPr>
          <w:color w:val="000000"/>
        </w:rPr>
        <w:t>s</w:t>
      </w:r>
      <w:r w:rsidRPr="000D2D02">
        <w:rPr>
          <w:color w:val="000000"/>
        </w:rPr>
        <w:t xml:space="preserve"> de datos denominado</w:t>
      </w:r>
      <w:r>
        <w:rPr>
          <w:color w:val="000000"/>
        </w:rPr>
        <w:t>s</w:t>
      </w:r>
      <w:r w:rsidRPr="000D2D02">
        <w:rPr>
          <w:color w:val="000000"/>
        </w:rPr>
        <w:t xml:space="preserve"> </w:t>
      </w:r>
      <w:proofErr w:type="spellStart"/>
      <w:r>
        <w:rPr>
          <w:color w:val="000000"/>
        </w:rPr>
        <w:t>ghi</w:t>
      </w:r>
      <w:r w:rsidRPr="000D2D02">
        <w:rPr>
          <w:color w:val="000000"/>
        </w:rPr>
        <w:t>_monthly</w:t>
      </w:r>
      <w:proofErr w:type="spellEnd"/>
      <w:r>
        <w:rPr>
          <w:color w:val="000000"/>
        </w:rPr>
        <w:t xml:space="preserve"> y </w:t>
      </w:r>
      <w:proofErr w:type="spellStart"/>
      <w:r>
        <w:rPr>
          <w:color w:val="000000"/>
        </w:rPr>
        <w:t>wind_monthly</w:t>
      </w:r>
      <w:proofErr w:type="spellEnd"/>
      <w:r>
        <w:rPr>
          <w:color w:val="000000"/>
        </w:rPr>
        <w:t xml:space="preserve"> respectivamente, los cuales se estimaron </w:t>
      </w:r>
      <w:r w:rsidR="00C14084" w:rsidRPr="00C14084">
        <w:rPr>
          <w:color w:val="000000"/>
        </w:rPr>
        <w:t xml:space="preserve">mediante la agrupación y el cálculo del promedio de las variables para cada uno </w:t>
      </w:r>
      <w:r w:rsidRPr="000D2D02">
        <w:rPr>
          <w:color w:val="000000"/>
        </w:rPr>
        <w:t xml:space="preserve">de los </w:t>
      </w:r>
      <w:r w:rsidR="007F774F">
        <w:rPr>
          <w:color w:val="000000"/>
        </w:rPr>
        <w:t>481</w:t>
      </w:r>
      <w:r w:rsidRPr="000D2D02">
        <w:rPr>
          <w:color w:val="000000"/>
        </w:rPr>
        <w:t xml:space="preserve"> meses disponibles en el conjunto de datos</w:t>
      </w:r>
      <w:r w:rsidR="00C14084">
        <w:rPr>
          <w:color w:val="000000"/>
        </w:rPr>
        <w:t xml:space="preserve">, </w:t>
      </w:r>
      <w:r>
        <w:rPr>
          <w:color w:val="000000"/>
        </w:rPr>
        <w:t xml:space="preserve">resultando </w:t>
      </w:r>
      <w:r w:rsidR="00C14084">
        <w:rPr>
          <w:color w:val="000000"/>
        </w:rPr>
        <w:t xml:space="preserve">los </w:t>
      </w:r>
      <w:proofErr w:type="spellStart"/>
      <w:r w:rsidR="00C14084">
        <w:rPr>
          <w:color w:val="000000"/>
        </w:rPr>
        <w:t>datataset</w:t>
      </w:r>
      <w:proofErr w:type="spellEnd"/>
      <w:r w:rsidRPr="000D2D02">
        <w:rPr>
          <w:color w:val="000000"/>
        </w:rPr>
        <w:t xml:space="preserve"> mensual</w:t>
      </w:r>
      <w:r w:rsidR="00C14084">
        <w:rPr>
          <w:color w:val="000000"/>
        </w:rPr>
        <w:t>es</w:t>
      </w:r>
      <w:r w:rsidRPr="000D2D02">
        <w:rPr>
          <w:color w:val="000000"/>
        </w:rPr>
        <w:t xml:space="preserve"> </w:t>
      </w:r>
      <w:r w:rsidR="00C14084">
        <w:rPr>
          <w:color w:val="000000"/>
        </w:rPr>
        <w:t>promedio</w:t>
      </w:r>
      <w:r w:rsidRPr="000D2D02">
        <w:rPr>
          <w:color w:val="000000"/>
        </w:rPr>
        <w:t xml:space="preserve">, </w:t>
      </w:r>
      <w:r w:rsidR="00C14084">
        <w:rPr>
          <w:color w:val="000000"/>
        </w:rPr>
        <w:t>que permiten</w:t>
      </w:r>
      <w:r w:rsidRPr="000D2D02">
        <w:rPr>
          <w:color w:val="000000"/>
        </w:rPr>
        <w:t xml:space="preserve"> </w:t>
      </w:r>
      <w:r>
        <w:rPr>
          <w:color w:val="000000"/>
        </w:rPr>
        <w:t>estudiar</w:t>
      </w:r>
      <w:r w:rsidRPr="000D2D02">
        <w:rPr>
          <w:color w:val="000000"/>
        </w:rPr>
        <w:t xml:space="preserve"> la variabilidad mensual a</w:t>
      </w:r>
      <w:r w:rsidR="007C256A">
        <w:rPr>
          <w:color w:val="000000"/>
        </w:rPr>
        <w:t xml:space="preserve"> lo</w:t>
      </w:r>
      <w:r w:rsidRPr="000D2D02">
        <w:rPr>
          <w:color w:val="000000"/>
        </w:rPr>
        <w:t xml:space="preserve"> largo del periodo de estudio.</w:t>
      </w:r>
    </w:p>
    <w:p w14:paraId="39F820DA" w14:textId="77777777" w:rsidR="00B76AA9" w:rsidRDefault="00B76AA9" w:rsidP="00B76AA9">
      <w:pPr>
        <w:pBdr>
          <w:top w:val="nil"/>
          <w:left w:val="nil"/>
          <w:bottom w:val="nil"/>
          <w:right w:val="nil"/>
          <w:between w:val="nil"/>
        </w:pBdr>
        <w:ind w:firstLine="709"/>
        <w:rPr>
          <w:color w:val="000000"/>
        </w:rPr>
      </w:pPr>
    </w:p>
    <w:p w14:paraId="7F1127F4" w14:textId="349F0F6B" w:rsidR="00B76AA9" w:rsidRPr="001B1A5B" w:rsidRDefault="00B76AA9" w:rsidP="00B76AA9">
      <w:pPr>
        <w:pStyle w:val="Descripcin"/>
        <w:keepNext/>
        <w:ind w:left="720"/>
        <w:jc w:val="center"/>
      </w:pPr>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Pr>
          <w:b/>
          <w:bCs/>
          <w:noProof/>
        </w:rPr>
        <w:t>5</w:t>
      </w:r>
      <w:r w:rsidRPr="005F1620">
        <w:rPr>
          <w:b/>
          <w:bCs/>
        </w:rPr>
        <w:fldChar w:fldCharType="end"/>
      </w:r>
      <w:r>
        <w:t xml:space="preserve"> Dataset de la </w:t>
      </w:r>
      <w:proofErr w:type="spellStart"/>
      <w:r>
        <w:t>GHI</w:t>
      </w:r>
      <w:proofErr w:type="spellEnd"/>
      <w:r w:rsidRPr="000D2D02">
        <w:rPr>
          <w:color w:val="000000"/>
        </w:rPr>
        <w:t xml:space="preserve"> </w:t>
      </w:r>
      <w:proofErr w:type="spellStart"/>
      <w:r>
        <w:rPr>
          <w:color w:val="000000"/>
        </w:rPr>
        <w:t>ghi</w:t>
      </w:r>
      <w:r w:rsidRPr="000D2D02">
        <w:rPr>
          <w:color w:val="000000"/>
        </w:rPr>
        <w:t>_monthly</w:t>
      </w:r>
      <w:proofErr w:type="spellEnd"/>
      <w:r>
        <w:t xml:space="preserve"> </w:t>
      </w:r>
    </w:p>
    <w:p w14:paraId="50FACA46" w14:textId="1F34D7B7" w:rsidR="007C256A" w:rsidRDefault="007F774F" w:rsidP="00B76AA9">
      <w:pPr>
        <w:pBdr>
          <w:top w:val="nil"/>
          <w:left w:val="nil"/>
          <w:bottom w:val="nil"/>
          <w:right w:val="nil"/>
          <w:between w:val="nil"/>
        </w:pBdr>
        <w:ind w:firstLine="709"/>
        <w:jc w:val="center"/>
        <w:rPr>
          <w:color w:val="000000"/>
        </w:rPr>
      </w:pPr>
      <w:r w:rsidRPr="007F774F">
        <w:rPr>
          <w:noProof/>
          <w:color w:val="000000"/>
        </w:rPr>
        <w:drawing>
          <wp:inline distT="0" distB="0" distL="0" distR="0" wp14:anchorId="49443D34" wp14:editId="21CC564E">
            <wp:extent cx="3348000" cy="1426161"/>
            <wp:effectExtent l="0" t="0" r="5080" b="3175"/>
            <wp:docPr id="1391586267"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586267" name="Imagen 1" descr="Tabla&#10;&#10;Descripción generada automáticamente con confianza media"/>
                    <pic:cNvPicPr/>
                  </pic:nvPicPr>
                  <pic:blipFill>
                    <a:blip r:embed="rId25"/>
                    <a:stretch>
                      <a:fillRect/>
                    </a:stretch>
                  </pic:blipFill>
                  <pic:spPr>
                    <a:xfrm>
                      <a:off x="0" y="0"/>
                      <a:ext cx="3348000" cy="1426161"/>
                    </a:xfrm>
                    <a:prstGeom prst="rect">
                      <a:avLst/>
                    </a:prstGeom>
                  </pic:spPr>
                </pic:pic>
              </a:graphicData>
            </a:graphic>
          </wp:inline>
        </w:drawing>
      </w:r>
    </w:p>
    <w:p w14:paraId="3E0F990D" w14:textId="77777777" w:rsidR="00B76AA9" w:rsidRDefault="00B76AA9" w:rsidP="00B76AA9">
      <w:pPr>
        <w:pBdr>
          <w:top w:val="nil"/>
          <w:left w:val="nil"/>
          <w:bottom w:val="nil"/>
          <w:right w:val="nil"/>
          <w:between w:val="nil"/>
        </w:pBdr>
        <w:ind w:firstLine="709"/>
        <w:jc w:val="center"/>
        <w:rPr>
          <w:color w:val="000000"/>
        </w:rPr>
      </w:pPr>
    </w:p>
    <w:p w14:paraId="76565B4A" w14:textId="77777777" w:rsidR="00B76AA9" w:rsidRDefault="007C256A" w:rsidP="00B76AA9">
      <w:pPr>
        <w:pBdr>
          <w:top w:val="nil"/>
          <w:left w:val="nil"/>
          <w:bottom w:val="nil"/>
          <w:right w:val="nil"/>
          <w:between w:val="nil"/>
        </w:pBdr>
        <w:ind w:firstLine="709"/>
        <w:rPr>
          <w:color w:val="000000"/>
        </w:rPr>
      </w:pPr>
      <w:r w:rsidRPr="009F1AF1">
        <w:rPr>
          <w:color w:val="000000"/>
        </w:rPr>
        <w:t xml:space="preserve">A partir </w:t>
      </w:r>
      <w:r>
        <w:rPr>
          <w:color w:val="000000"/>
        </w:rPr>
        <w:t>de este dataset</w:t>
      </w:r>
      <w:r w:rsidRPr="009F1AF1">
        <w:rPr>
          <w:color w:val="000000"/>
        </w:rPr>
        <w:t xml:space="preserve"> </w:t>
      </w:r>
      <w:r>
        <w:rPr>
          <w:color w:val="000000"/>
        </w:rPr>
        <w:t>se obtiene</w:t>
      </w:r>
      <w:r w:rsidRPr="009F1AF1">
        <w:rPr>
          <w:color w:val="000000"/>
        </w:rPr>
        <w:t xml:space="preserve"> la serie mensual de </w:t>
      </w:r>
      <w:proofErr w:type="spellStart"/>
      <w:r w:rsidR="00B76AA9">
        <w:rPr>
          <w:color w:val="000000"/>
        </w:rPr>
        <w:t>GHI</w:t>
      </w:r>
      <w:proofErr w:type="spellEnd"/>
      <w:r w:rsidRPr="009F1AF1">
        <w:rPr>
          <w:color w:val="000000"/>
        </w:rPr>
        <w:t xml:space="preserve"> </w:t>
      </w:r>
      <w:r w:rsidR="00B76AA9">
        <w:rPr>
          <w:color w:val="000000"/>
        </w:rPr>
        <w:t>promedio</w:t>
      </w:r>
      <w:r w:rsidRPr="009F1AF1">
        <w:rPr>
          <w:color w:val="000000"/>
        </w:rPr>
        <w:t xml:space="preserve"> para cada píxel en el dominio de estudio.</w:t>
      </w:r>
      <w:r>
        <w:rPr>
          <w:color w:val="000000"/>
        </w:rPr>
        <w:t xml:space="preserve"> Para ilustrar el dataset</w:t>
      </w:r>
      <w:r w:rsidRPr="009F1AF1">
        <w:rPr>
          <w:color w:val="000000"/>
        </w:rPr>
        <w:t xml:space="preserve">, </w:t>
      </w:r>
      <w:r w:rsidRPr="00A142D4">
        <w:rPr>
          <w:color w:val="000000"/>
        </w:rPr>
        <w:t xml:space="preserve">en la </w:t>
      </w:r>
      <w:r w:rsidRPr="00A142D4">
        <w:rPr>
          <w:color w:val="000000"/>
        </w:rPr>
        <w:fldChar w:fldCharType="begin"/>
      </w:r>
      <w:r w:rsidRPr="00A142D4">
        <w:rPr>
          <w:color w:val="000000"/>
        </w:rPr>
        <w:instrText xml:space="preserve"> REF _Ref151230460 \h  \* MERGEFORMAT </w:instrText>
      </w:r>
      <w:r w:rsidRPr="00A142D4">
        <w:rPr>
          <w:color w:val="000000"/>
        </w:rPr>
      </w:r>
      <w:r w:rsidRPr="00A142D4">
        <w:rPr>
          <w:color w:val="000000"/>
        </w:rPr>
        <w:fldChar w:fldCharType="separate"/>
      </w:r>
      <w:r w:rsidRPr="00A142D4">
        <w:t xml:space="preserve">Figura </w:t>
      </w:r>
      <w:r w:rsidRPr="00A142D4">
        <w:rPr>
          <w:noProof/>
        </w:rPr>
        <w:t>6</w:t>
      </w:r>
      <w:r w:rsidRPr="00A142D4">
        <w:rPr>
          <w:color w:val="000000"/>
        </w:rPr>
        <w:fldChar w:fldCharType="end"/>
      </w:r>
      <w:r w:rsidRPr="00A142D4">
        <w:rPr>
          <w:color w:val="000000"/>
        </w:rPr>
        <w:t xml:space="preserve"> se presenta</w:t>
      </w:r>
      <w:r w:rsidRPr="009F1AF1">
        <w:rPr>
          <w:color w:val="000000"/>
        </w:rPr>
        <w:t xml:space="preserve"> la serie </w:t>
      </w:r>
      <w:r>
        <w:rPr>
          <w:color w:val="000000"/>
        </w:rPr>
        <w:t>de tiempo</w:t>
      </w:r>
      <w:r w:rsidR="00B76AA9">
        <w:rPr>
          <w:color w:val="000000"/>
        </w:rPr>
        <w:t xml:space="preserve"> de </w:t>
      </w:r>
      <w:proofErr w:type="spellStart"/>
      <w:r w:rsidR="00B76AA9">
        <w:rPr>
          <w:color w:val="000000"/>
        </w:rPr>
        <w:t>GHI</w:t>
      </w:r>
      <w:proofErr w:type="spellEnd"/>
      <w:r>
        <w:rPr>
          <w:color w:val="000000"/>
        </w:rPr>
        <w:t xml:space="preserve"> </w:t>
      </w:r>
      <w:r w:rsidRPr="009F1AF1">
        <w:rPr>
          <w:color w:val="000000"/>
        </w:rPr>
        <w:t>correspondiente a las coordenadas de latitud y longitud de la ciudad de Medellín.</w:t>
      </w:r>
    </w:p>
    <w:p w14:paraId="2E2413BA" w14:textId="3F8A9E91" w:rsidR="00B76AA9" w:rsidRDefault="00B76AA9" w:rsidP="00B76AA9">
      <w:pPr>
        <w:pBdr>
          <w:top w:val="nil"/>
          <w:left w:val="nil"/>
          <w:bottom w:val="nil"/>
          <w:right w:val="nil"/>
          <w:between w:val="nil"/>
        </w:pBdr>
        <w:tabs>
          <w:tab w:val="left" w:pos="5998"/>
        </w:tabs>
        <w:jc w:val="left"/>
        <w:rPr>
          <w:color w:val="000000"/>
        </w:rPr>
      </w:pPr>
    </w:p>
    <w:p w14:paraId="460C9006" w14:textId="60255BD4" w:rsidR="00B76AA9" w:rsidRDefault="00B76AA9" w:rsidP="00B76AA9">
      <w:pPr>
        <w:pBdr>
          <w:top w:val="nil"/>
          <w:left w:val="nil"/>
          <w:bottom w:val="nil"/>
          <w:right w:val="nil"/>
          <w:between w:val="nil"/>
        </w:pBdr>
        <w:ind w:firstLine="709"/>
        <w:jc w:val="center"/>
      </w:pPr>
      <w:r w:rsidRPr="005F1620">
        <w:rPr>
          <w:b/>
          <w:bCs/>
        </w:rPr>
        <w:t xml:space="preserve">Figura </w:t>
      </w:r>
      <w:r w:rsidRPr="005F1620">
        <w:rPr>
          <w:b/>
          <w:bCs/>
        </w:rPr>
        <w:fldChar w:fldCharType="begin"/>
      </w:r>
      <w:r w:rsidRPr="005F1620">
        <w:rPr>
          <w:b/>
          <w:bCs/>
        </w:rPr>
        <w:instrText xml:space="preserve"> SEQ Figura \* ARABIC </w:instrText>
      </w:r>
      <w:r w:rsidRPr="005F1620">
        <w:rPr>
          <w:b/>
          <w:bCs/>
        </w:rPr>
        <w:fldChar w:fldCharType="separate"/>
      </w:r>
      <w:r>
        <w:rPr>
          <w:b/>
          <w:bCs/>
          <w:noProof/>
        </w:rPr>
        <w:t>6</w:t>
      </w:r>
      <w:r w:rsidRPr="005F1620">
        <w:rPr>
          <w:b/>
          <w:bCs/>
        </w:rPr>
        <w:fldChar w:fldCharType="end"/>
      </w:r>
      <w:r>
        <w:t xml:space="preserve"> </w:t>
      </w:r>
      <w:r w:rsidRPr="009F1AF1">
        <w:t xml:space="preserve">Serie de </w:t>
      </w:r>
      <w:r>
        <w:t xml:space="preserve">la </w:t>
      </w:r>
      <w:proofErr w:type="spellStart"/>
      <w:r>
        <w:t>GHI</w:t>
      </w:r>
      <w:proofErr w:type="spellEnd"/>
      <w:r w:rsidRPr="009F1AF1">
        <w:t xml:space="preserve"> mensual en la ciudad de Medellín</w:t>
      </w:r>
    </w:p>
    <w:p w14:paraId="177C5319" w14:textId="572FCB0E" w:rsidR="00C14084" w:rsidRPr="000D2D02" w:rsidRDefault="00B76AA9" w:rsidP="00B76AA9">
      <w:pPr>
        <w:pBdr>
          <w:top w:val="nil"/>
          <w:left w:val="nil"/>
          <w:bottom w:val="nil"/>
          <w:right w:val="nil"/>
          <w:between w:val="nil"/>
        </w:pBdr>
        <w:rPr>
          <w:color w:val="000000"/>
        </w:rPr>
      </w:pPr>
      <w:r>
        <w:rPr>
          <w:noProof/>
        </w:rPr>
        <w:drawing>
          <wp:inline distT="0" distB="0" distL="0" distR="0" wp14:anchorId="286B4965" wp14:editId="48D956C7">
            <wp:extent cx="5970542" cy="2482215"/>
            <wp:effectExtent l="0" t="0" r="0" b="0"/>
            <wp:docPr id="141884905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t="4874"/>
                    <a:stretch/>
                  </pic:blipFill>
                  <pic:spPr bwMode="auto">
                    <a:xfrm>
                      <a:off x="0" y="0"/>
                      <a:ext cx="5971540" cy="248263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71CE3EFC" w14:textId="46C5F0B6" w:rsidR="00245E58" w:rsidRDefault="00FC4404" w:rsidP="00245E58">
      <w:pPr>
        <w:pBdr>
          <w:top w:val="nil"/>
          <w:left w:val="nil"/>
          <w:bottom w:val="nil"/>
          <w:right w:val="nil"/>
          <w:between w:val="nil"/>
        </w:pBdr>
        <w:ind w:firstLine="709"/>
        <w:rPr>
          <w:color w:val="000000"/>
        </w:rPr>
      </w:pPr>
      <w:r>
        <w:rPr>
          <w:color w:val="000000"/>
        </w:rPr>
        <w:t>Adicionalmente</w:t>
      </w:r>
      <w:r w:rsidRPr="001B1A5B">
        <w:rPr>
          <w:color w:val="000000"/>
        </w:rPr>
        <w:t xml:space="preserve">, se </w:t>
      </w:r>
      <w:r>
        <w:rPr>
          <w:color w:val="000000"/>
        </w:rPr>
        <w:t xml:space="preserve">estimó </w:t>
      </w:r>
      <w:r w:rsidRPr="001B1A5B">
        <w:rPr>
          <w:color w:val="000000"/>
        </w:rPr>
        <w:t xml:space="preserve">el dataset </w:t>
      </w:r>
      <w:proofErr w:type="spellStart"/>
      <w:r w:rsidR="007F774F">
        <w:rPr>
          <w:color w:val="000000"/>
        </w:rPr>
        <w:t>ghi</w:t>
      </w:r>
      <w:r w:rsidRPr="001B1A5B">
        <w:rPr>
          <w:color w:val="000000"/>
        </w:rPr>
        <w:t>_annual_cycle</w:t>
      </w:r>
      <w:proofErr w:type="spellEnd"/>
      <w:r w:rsidRPr="001B1A5B">
        <w:rPr>
          <w:color w:val="000000"/>
        </w:rPr>
        <w:t xml:space="preserve"> a partir </w:t>
      </w:r>
      <w:r w:rsidRPr="00F7199B">
        <w:rPr>
          <w:color w:val="000000"/>
        </w:rPr>
        <w:t>del conjunto de datos</w:t>
      </w:r>
      <w:r>
        <w:rPr>
          <w:color w:val="000000"/>
        </w:rPr>
        <w:t xml:space="preserve"> </w:t>
      </w:r>
      <w:proofErr w:type="spellStart"/>
      <w:r w:rsidR="007F774F">
        <w:rPr>
          <w:color w:val="000000"/>
        </w:rPr>
        <w:t>ghi</w:t>
      </w:r>
      <w:r w:rsidRPr="001B1A5B">
        <w:rPr>
          <w:color w:val="000000"/>
        </w:rPr>
        <w:t>_monthly</w:t>
      </w:r>
      <w:proofErr w:type="spellEnd"/>
      <w:r w:rsidRPr="001B1A5B">
        <w:rPr>
          <w:color w:val="000000"/>
        </w:rPr>
        <w:t>. Mediante un procedimiento de agrupación, se determinaron las medias mensuales</w:t>
      </w:r>
      <w:r w:rsidR="00710FDE">
        <w:rPr>
          <w:color w:val="000000"/>
        </w:rPr>
        <w:t xml:space="preserve"> de la </w:t>
      </w:r>
      <w:proofErr w:type="spellStart"/>
      <w:r w:rsidR="00710FDE">
        <w:rPr>
          <w:color w:val="000000"/>
        </w:rPr>
        <w:t>GHI</w:t>
      </w:r>
      <w:proofErr w:type="spellEnd"/>
      <w:r w:rsidR="00710FDE">
        <w:rPr>
          <w:color w:val="000000"/>
        </w:rPr>
        <w:t xml:space="preserve"> diaria</w:t>
      </w:r>
      <w:r w:rsidRPr="001B1A5B">
        <w:rPr>
          <w:color w:val="000000"/>
        </w:rPr>
        <w:t xml:space="preserve">, resultando en una matriz promedio representativa para cada mes del año. Este conjunto de datos corresponde al ciclo anual de la </w:t>
      </w:r>
      <w:proofErr w:type="spellStart"/>
      <w:r w:rsidR="00245E58">
        <w:rPr>
          <w:color w:val="000000"/>
        </w:rPr>
        <w:t>GHI</w:t>
      </w:r>
      <w:proofErr w:type="spellEnd"/>
      <w:r w:rsidRPr="001B1A5B">
        <w:rPr>
          <w:color w:val="000000"/>
        </w:rPr>
        <w:t xml:space="preserve">, el cual permite estudiar las variaciones estacionales de la </w:t>
      </w:r>
      <w:r w:rsidR="00245E58">
        <w:rPr>
          <w:color w:val="000000"/>
        </w:rPr>
        <w:t>radiación</w:t>
      </w:r>
      <w:r w:rsidRPr="001B1A5B">
        <w:rPr>
          <w:color w:val="000000"/>
        </w:rPr>
        <w:t xml:space="preserve"> en Colombia. </w:t>
      </w:r>
      <w:r>
        <w:rPr>
          <w:color w:val="000000"/>
        </w:rPr>
        <w:t>En el dataset</w:t>
      </w:r>
      <w:r w:rsidRPr="000D2D02">
        <w:rPr>
          <w:color w:val="000000"/>
        </w:rPr>
        <w:t xml:space="preserve"> </w:t>
      </w:r>
      <w:proofErr w:type="spellStart"/>
      <w:r w:rsidR="00245E58" w:rsidRPr="00245E58">
        <w:rPr>
          <w:color w:val="000000"/>
        </w:rPr>
        <w:t>ghi_value_day</w:t>
      </w:r>
      <w:proofErr w:type="spellEnd"/>
      <w:r w:rsidR="00245E58">
        <w:rPr>
          <w:color w:val="000000"/>
        </w:rPr>
        <w:t xml:space="preserve"> </w:t>
      </w:r>
      <w:r w:rsidRPr="000D2D02">
        <w:rPr>
          <w:color w:val="000000"/>
        </w:rPr>
        <w:t xml:space="preserve">se </w:t>
      </w:r>
      <w:r w:rsidR="00245E58">
        <w:rPr>
          <w:color w:val="000000"/>
        </w:rPr>
        <w:t>promedió</w:t>
      </w:r>
      <w:r>
        <w:rPr>
          <w:color w:val="000000"/>
        </w:rPr>
        <w:t xml:space="preserve"> la </w:t>
      </w:r>
      <w:proofErr w:type="spellStart"/>
      <w:r w:rsidR="00245E58">
        <w:rPr>
          <w:color w:val="000000"/>
        </w:rPr>
        <w:t>GHI</w:t>
      </w:r>
      <w:proofErr w:type="spellEnd"/>
      <w:r>
        <w:rPr>
          <w:color w:val="000000"/>
        </w:rPr>
        <w:t xml:space="preserve"> </w:t>
      </w:r>
      <w:r w:rsidR="00710FDE">
        <w:rPr>
          <w:color w:val="000000"/>
        </w:rPr>
        <w:t xml:space="preserve">diaria </w:t>
      </w:r>
      <w:r>
        <w:rPr>
          <w:color w:val="000000"/>
        </w:rPr>
        <w:t xml:space="preserve">del ciclo anual promedio, para obtener la </w:t>
      </w:r>
      <w:proofErr w:type="spellStart"/>
      <w:r w:rsidR="00245E58">
        <w:rPr>
          <w:color w:val="000000"/>
        </w:rPr>
        <w:t>GHI</w:t>
      </w:r>
      <w:proofErr w:type="spellEnd"/>
      <w:r>
        <w:rPr>
          <w:color w:val="000000"/>
        </w:rPr>
        <w:t xml:space="preserve"> </w:t>
      </w:r>
      <w:r w:rsidR="00710FDE">
        <w:rPr>
          <w:color w:val="000000"/>
        </w:rPr>
        <w:t xml:space="preserve">diaria promedio </w:t>
      </w:r>
      <w:r>
        <w:rPr>
          <w:color w:val="000000"/>
        </w:rPr>
        <w:t xml:space="preserve">anual de largo plazo. </w:t>
      </w:r>
      <w:r w:rsidR="00245E58">
        <w:rPr>
          <w:color w:val="000000"/>
        </w:rPr>
        <w:t xml:space="preserve">La </w:t>
      </w:r>
      <w:r w:rsidR="00245E58" w:rsidRPr="00245E58">
        <w:rPr>
          <w:color w:val="000000"/>
        </w:rPr>
        <w:fldChar w:fldCharType="begin"/>
      </w:r>
      <w:r w:rsidR="00245E58" w:rsidRPr="00245E58">
        <w:rPr>
          <w:color w:val="000000"/>
        </w:rPr>
        <w:instrText xml:space="preserve"> REF _Ref151233633 \h  \* MERGEFORMAT </w:instrText>
      </w:r>
      <w:r w:rsidR="00245E58" w:rsidRPr="00245E58">
        <w:rPr>
          <w:color w:val="000000"/>
        </w:rPr>
      </w:r>
      <w:r w:rsidR="00245E58" w:rsidRPr="00245E58">
        <w:rPr>
          <w:color w:val="000000"/>
        </w:rPr>
        <w:fldChar w:fldCharType="separate"/>
      </w:r>
      <w:r w:rsidR="00245E58" w:rsidRPr="00245E58">
        <w:t xml:space="preserve">Figura </w:t>
      </w:r>
      <w:r w:rsidR="00245E58" w:rsidRPr="00245E58">
        <w:rPr>
          <w:noProof/>
        </w:rPr>
        <w:t>7</w:t>
      </w:r>
      <w:r w:rsidR="00245E58" w:rsidRPr="00245E58">
        <w:rPr>
          <w:color w:val="000000"/>
        </w:rPr>
        <w:fldChar w:fldCharType="end"/>
      </w:r>
      <w:r w:rsidR="00245E58">
        <w:rPr>
          <w:color w:val="000000"/>
        </w:rPr>
        <w:t xml:space="preserve"> </w:t>
      </w:r>
      <w:r w:rsidR="00245E58" w:rsidRPr="00A142D4">
        <w:rPr>
          <w:color w:val="000000"/>
        </w:rPr>
        <w:t>contiene información sobre las dimensiones y atributos de los dos dataset.</w:t>
      </w:r>
    </w:p>
    <w:p w14:paraId="491A397E" w14:textId="10534602" w:rsidR="00FC4404" w:rsidRDefault="00FC4404" w:rsidP="00FC4404">
      <w:pPr>
        <w:pBdr>
          <w:top w:val="nil"/>
          <w:left w:val="nil"/>
          <w:bottom w:val="nil"/>
          <w:right w:val="nil"/>
          <w:between w:val="nil"/>
        </w:pBdr>
        <w:ind w:firstLine="709"/>
        <w:rPr>
          <w:color w:val="000000"/>
        </w:rPr>
      </w:pPr>
    </w:p>
    <w:p w14:paraId="419EBA4C" w14:textId="2A53E46E" w:rsidR="00245E58" w:rsidRPr="001B1A5B" w:rsidRDefault="00245E58" w:rsidP="00245E58">
      <w:pPr>
        <w:pStyle w:val="Descripcin"/>
        <w:keepNext/>
        <w:ind w:left="720"/>
        <w:jc w:val="center"/>
      </w:pPr>
      <w:bookmarkStart w:id="33" w:name="_Ref151233633"/>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5D3F6F">
        <w:rPr>
          <w:b/>
          <w:bCs/>
          <w:noProof/>
        </w:rPr>
        <w:t>7</w:t>
      </w:r>
      <w:r w:rsidRPr="005F1620">
        <w:rPr>
          <w:b/>
          <w:bCs/>
        </w:rPr>
        <w:fldChar w:fldCharType="end"/>
      </w:r>
      <w:bookmarkEnd w:id="33"/>
      <w:r>
        <w:t xml:space="preserve"> </w:t>
      </w:r>
      <w:proofErr w:type="spellStart"/>
      <w:r>
        <w:t>Datasets</w:t>
      </w:r>
      <w:proofErr w:type="spellEnd"/>
      <w:r>
        <w:t xml:space="preserve"> de </w:t>
      </w:r>
      <w:r w:rsidR="004E2E59">
        <w:t xml:space="preserve">la </w:t>
      </w:r>
      <w:proofErr w:type="spellStart"/>
      <w:r w:rsidR="004E2E59">
        <w:t>GHI</w:t>
      </w:r>
      <w:proofErr w:type="spellEnd"/>
      <w:r w:rsidR="00CF3CAA">
        <w:t xml:space="preserve"> </w:t>
      </w:r>
      <w:proofErr w:type="spellStart"/>
      <w:r w:rsidR="004E2E59">
        <w:t>ghi</w:t>
      </w:r>
      <w:r w:rsidRPr="00A142D4">
        <w:t>_annual_cycle</w:t>
      </w:r>
      <w:proofErr w:type="spellEnd"/>
      <w:r w:rsidRPr="00A142D4">
        <w:t xml:space="preserve"> y </w:t>
      </w:r>
      <w:proofErr w:type="spellStart"/>
      <w:r w:rsidR="00CF3CAA" w:rsidRPr="00245E58">
        <w:rPr>
          <w:color w:val="000000"/>
        </w:rPr>
        <w:t>ghi_value_day</w:t>
      </w:r>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02"/>
        <w:gridCol w:w="4702"/>
      </w:tblGrid>
      <w:tr w:rsidR="00245E58" w14:paraId="797CCBE1" w14:textId="77777777" w:rsidTr="0094102A">
        <w:trPr>
          <w:jc w:val="center"/>
        </w:trPr>
        <w:tc>
          <w:tcPr>
            <w:tcW w:w="4433" w:type="dxa"/>
            <w:vAlign w:val="center"/>
          </w:tcPr>
          <w:p w14:paraId="015DC81C" w14:textId="7DF40BF9" w:rsidR="00245E58" w:rsidRDefault="00710FDE" w:rsidP="0094102A">
            <w:r w:rsidRPr="00710FDE">
              <w:rPr>
                <w:noProof/>
              </w:rPr>
              <w:drawing>
                <wp:inline distT="0" distB="0" distL="0" distR="0" wp14:anchorId="167C4818" wp14:editId="5D603FDA">
                  <wp:extent cx="2880000" cy="1509565"/>
                  <wp:effectExtent l="0" t="0" r="0" b="0"/>
                  <wp:docPr id="14076993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9386" name=""/>
                          <pic:cNvPicPr/>
                        </pic:nvPicPr>
                        <pic:blipFill>
                          <a:blip r:embed="rId27"/>
                          <a:stretch>
                            <a:fillRect/>
                          </a:stretch>
                        </pic:blipFill>
                        <pic:spPr>
                          <a:xfrm>
                            <a:off x="0" y="0"/>
                            <a:ext cx="2880000" cy="1509565"/>
                          </a:xfrm>
                          <a:prstGeom prst="rect">
                            <a:avLst/>
                          </a:prstGeom>
                        </pic:spPr>
                      </pic:pic>
                    </a:graphicData>
                  </a:graphic>
                </wp:inline>
              </w:drawing>
            </w:r>
          </w:p>
        </w:tc>
        <w:tc>
          <w:tcPr>
            <w:tcW w:w="4961" w:type="dxa"/>
            <w:vAlign w:val="center"/>
          </w:tcPr>
          <w:p w14:paraId="05D28D21" w14:textId="62AB1278" w:rsidR="00245E58" w:rsidRDefault="00710FDE" w:rsidP="0094102A">
            <w:r w:rsidRPr="00710FDE">
              <w:rPr>
                <w:noProof/>
              </w:rPr>
              <w:drawing>
                <wp:inline distT="0" distB="0" distL="0" distR="0" wp14:anchorId="57F05EFB" wp14:editId="0792D51C">
                  <wp:extent cx="2880000" cy="1492500"/>
                  <wp:effectExtent l="0" t="0" r="0" b="0"/>
                  <wp:docPr id="7808092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09259" name=""/>
                          <pic:cNvPicPr/>
                        </pic:nvPicPr>
                        <pic:blipFill>
                          <a:blip r:embed="rId28"/>
                          <a:stretch>
                            <a:fillRect/>
                          </a:stretch>
                        </pic:blipFill>
                        <pic:spPr>
                          <a:xfrm>
                            <a:off x="0" y="0"/>
                            <a:ext cx="2880000" cy="1492500"/>
                          </a:xfrm>
                          <a:prstGeom prst="rect">
                            <a:avLst/>
                          </a:prstGeom>
                        </pic:spPr>
                      </pic:pic>
                    </a:graphicData>
                  </a:graphic>
                </wp:inline>
              </w:drawing>
            </w:r>
          </w:p>
        </w:tc>
      </w:tr>
    </w:tbl>
    <w:p w14:paraId="43A67879" w14:textId="77777777" w:rsidR="00245E58" w:rsidRDefault="00245E58" w:rsidP="00245E58">
      <w:pPr>
        <w:pStyle w:val="Descripcin"/>
        <w:keepNext/>
        <w:ind w:left="720"/>
        <w:jc w:val="center"/>
        <w:rPr>
          <w:b/>
          <w:bCs/>
        </w:rPr>
      </w:pPr>
    </w:p>
    <w:p w14:paraId="64688C9A" w14:textId="7D37CDEB" w:rsidR="00245E58" w:rsidRPr="004C0FDB" w:rsidRDefault="005D3F6F" w:rsidP="00245E58">
      <w:pPr>
        <w:pBdr>
          <w:top w:val="nil"/>
          <w:left w:val="nil"/>
          <w:bottom w:val="nil"/>
          <w:right w:val="nil"/>
          <w:between w:val="nil"/>
        </w:pBdr>
        <w:ind w:firstLine="709"/>
        <w:rPr>
          <w:color w:val="000000"/>
        </w:rPr>
      </w:pPr>
      <w:r>
        <w:rPr>
          <w:color w:val="000000"/>
        </w:rPr>
        <w:t>En</w:t>
      </w:r>
      <w:r w:rsidR="00245E58" w:rsidRPr="00FB3D0B">
        <w:rPr>
          <w:color w:val="000000"/>
        </w:rPr>
        <w:t xml:space="preserve"> la </w:t>
      </w:r>
      <w:r w:rsidR="00245E58" w:rsidRPr="00FB3D0B">
        <w:rPr>
          <w:color w:val="000000"/>
        </w:rPr>
        <w:fldChar w:fldCharType="begin"/>
      </w:r>
      <w:r w:rsidR="00245E58" w:rsidRPr="00FB3D0B">
        <w:rPr>
          <w:color w:val="000000"/>
        </w:rPr>
        <w:instrText xml:space="preserve"> REF _Ref151232109 \h  \* MERGEFORMAT </w:instrText>
      </w:r>
      <w:r w:rsidR="00245E58" w:rsidRPr="00FB3D0B">
        <w:rPr>
          <w:color w:val="000000"/>
        </w:rPr>
      </w:r>
      <w:r w:rsidR="00245E58" w:rsidRPr="00FB3D0B">
        <w:rPr>
          <w:color w:val="000000"/>
        </w:rPr>
        <w:fldChar w:fldCharType="separate"/>
      </w:r>
      <w:r w:rsidR="00245E58" w:rsidRPr="00FB3D0B">
        <w:t xml:space="preserve">Figura </w:t>
      </w:r>
      <w:r w:rsidR="00245E58" w:rsidRPr="00FB3D0B">
        <w:rPr>
          <w:noProof/>
        </w:rPr>
        <w:t>8</w:t>
      </w:r>
      <w:r w:rsidR="00245E58" w:rsidRPr="00FB3D0B">
        <w:rPr>
          <w:color w:val="000000"/>
        </w:rPr>
        <w:fldChar w:fldCharType="end"/>
      </w:r>
      <w:r w:rsidR="00245E58" w:rsidRPr="00FB3D0B">
        <w:rPr>
          <w:color w:val="000000"/>
        </w:rPr>
        <w:t xml:space="preserve"> se </w:t>
      </w:r>
      <w:r>
        <w:rPr>
          <w:color w:val="000000"/>
        </w:rPr>
        <w:t>muestra</w:t>
      </w:r>
      <w:r w:rsidR="00245E58" w:rsidRPr="00FB3D0B">
        <w:rPr>
          <w:color w:val="000000"/>
        </w:rPr>
        <w:t xml:space="preserve"> la representación gráfica del conjunto de datos </w:t>
      </w:r>
      <w:proofErr w:type="spellStart"/>
      <w:r>
        <w:rPr>
          <w:color w:val="000000"/>
        </w:rPr>
        <w:t>ghi</w:t>
      </w:r>
      <w:r w:rsidR="00245E58" w:rsidRPr="00FB3D0B">
        <w:rPr>
          <w:color w:val="000000"/>
        </w:rPr>
        <w:t>_annual_cycle</w:t>
      </w:r>
      <w:proofErr w:type="spellEnd"/>
      <w:r w:rsidR="00245E58" w:rsidRPr="00FB3D0B">
        <w:rPr>
          <w:color w:val="000000"/>
        </w:rPr>
        <w:t xml:space="preserve">, </w:t>
      </w:r>
      <w:r w:rsidRPr="005D3F6F">
        <w:rPr>
          <w:color w:val="000000"/>
        </w:rPr>
        <w:t xml:space="preserve">evidenciando </w:t>
      </w:r>
      <w:r w:rsidR="00245E58" w:rsidRPr="00FB3D0B">
        <w:rPr>
          <w:color w:val="000000"/>
        </w:rPr>
        <w:t>las variaciones estacionales</w:t>
      </w:r>
      <w:r w:rsidRPr="005D3F6F">
        <w:rPr>
          <w:color w:val="000000"/>
        </w:rPr>
        <w:t xml:space="preserve"> de la Irradiación Global Horizontal (</w:t>
      </w:r>
      <w:proofErr w:type="spellStart"/>
      <w:r w:rsidRPr="005D3F6F">
        <w:rPr>
          <w:color w:val="000000"/>
        </w:rPr>
        <w:t>GHI</w:t>
      </w:r>
      <w:proofErr w:type="spellEnd"/>
      <w:r w:rsidRPr="005D3F6F">
        <w:rPr>
          <w:color w:val="000000"/>
        </w:rPr>
        <w:t>) en Colombia</w:t>
      </w:r>
      <w:r w:rsidR="00245E58" w:rsidRPr="00FB3D0B">
        <w:rPr>
          <w:color w:val="000000"/>
        </w:rPr>
        <w:t xml:space="preserve">. Se observa </w:t>
      </w:r>
      <w:r>
        <w:rPr>
          <w:color w:val="000000"/>
        </w:rPr>
        <w:t>que el rango de variación de la radiación es poco significativo y que la magnitud</w:t>
      </w:r>
      <w:r w:rsidRPr="005D3F6F">
        <w:rPr>
          <w:color w:val="000000"/>
        </w:rPr>
        <w:t xml:space="preserve"> de </w:t>
      </w:r>
      <w:r w:rsidR="00D87772">
        <w:rPr>
          <w:color w:val="000000"/>
        </w:rPr>
        <w:t xml:space="preserve">la </w:t>
      </w:r>
      <w:r w:rsidRPr="005D3F6F">
        <w:rPr>
          <w:color w:val="000000"/>
        </w:rPr>
        <w:t xml:space="preserve">irradiación </w:t>
      </w:r>
      <w:r w:rsidR="00D87772">
        <w:rPr>
          <w:color w:val="000000"/>
        </w:rPr>
        <w:t>es más</w:t>
      </w:r>
      <w:r w:rsidRPr="005D3F6F">
        <w:rPr>
          <w:color w:val="000000"/>
        </w:rPr>
        <w:t xml:space="preserve"> alt</w:t>
      </w:r>
      <w:r w:rsidR="00D87772">
        <w:rPr>
          <w:color w:val="000000"/>
        </w:rPr>
        <w:t>a</w:t>
      </w:r>
      <w:r w:rsidRPr="005D3F6F">
        <w:rPr>
          <w:color w:val="000000"/>
        </w:rPr>
        <w:t xml:space="preserve"> durante los meses de diciembre, enero y febrero, principalmente</w:t>
      </w:r>
      <w:r>
        <w:rPr>
          <w:color w:val="000000"/>
        </w:rPr>
        <w:t>.</w:t>
      </w:r>
      <w:r w:rsidR="00245E58" w:rsidRPr="00FB3D0B">
        <w:rPr>
          <w:color w:val="000000"/>
        </w:rPr>
        <w:t xml:space="preserve"> Además, en la </w:t>
      </w:r>
      <w:r w:rsidR="00245E58" w:rsidRPr="00FB3D0B">
        <w:rPr>
          <w:color w:val="000000"/>
        </w:rPr>
        <w:fldChar w:fldCharType="begin"/>
      </w:r>
      <w:r w:rsidR="00245E58" w:rsidRPr="00FB3D0B">
        <w:rPr>
          <w:color w:val="000000"/>
        </w:rPr>
        <w:instrText xml:space="preserve"> REF _Ref151232127 \h  \* MERGEFORMAT </w:instrText>
      </w:r>
      <w:r w:rsidR="00245E58" w:rsidRPr="00FB3D0B">
        <w:rPr>
          <w:color w:val="000000"/>
        </w:rPr>
      </w:r>
      <w:r w:rsidR="00245E58" w:rsidRPr="00FB3D0B">
        <w:rPr>
          <w:color w:val="000000"/>
        </w:rPr>
        <w:fldChar w:fldCharType="separate"/>
      </w:r>
      <w:r w:rsidR="00245E58" w:rsidRPr="00FB3D0B">
        <w:t xml:space="preserve">Figura </w:t>
      </w:r>
      <w:r w:rsidR="00245E58" w:rsidRPr="00FB3D0B">
        <w:rPr>
          <w:noProof/>
        </w:rPr>
        <w:t>9</w:t>
      </w:r>
      <w:r w:rsidR="00245E58" w:rsidRPr="00FB3D0B">
        <w:rPr>
          <w:color w:val="000000"/>
        </w:rPr>
        <w:fldChar w:fldCharType="end"/>
      </w:r>
      <w:r w:rsidR="00245E58" w:rsidRPr="00FB3D0B">
        <w:rPr>
          <w:color w:val="000000"/>
        </w:rPr>
        <w:t xml:space="preserve"> se </w:t>
      </w:r>
      <w:r w:rsidR="00D87772">
        <w:rPr>
          <w:color w:val="000000"/>
        </w:rPr>
        <w:t>muestra</w:t>
      </w:r>
      <w:r w:rsidR="00245E58" w:rsidRPr="00FB3D0B">
        <w:rPr>
          <w:color w:val="000000"/>
        </w:rPr>
        <w:t xml:space="preserve"> la representación gráfica del conjunto de datos </w:t>
      </w:r>
      <w:proofErr w:type="spellStart"/>
      <w:r w:rsidR="00D87772" w:rsidRPr="00D87772">
        <w:rPr>
          <w:i/>
          <w:iCs/>
          <w:color w:val="000000"/>
        </w:rPr>
        <w:t>ghi_value_day</w:t>
      </w:r>
      <w:proofErr w:type="spellEnd"/>
      <w:r w:rsidR="00245E58" w:rsidRPr="00FB3D0B">
        <w:rPr>
          <w:color w:val="000000"/>
        </w:rPr>
        <w:t>, en éste se destaca que</w:t>
      </w:r>
      <w:r w:rsidR="00D87772">
        <w:rPr>
          <w:color w:val="000000"/>
        </w:rPr>
        <w:t xml:space="preserve"> en el centro del país y en el norte de la región Caribe se alcanzan los mayores de irradiación.</w:t>
      </w:r>
    </w:p>
    <w:p w14:paraId="763B6760" w14:textId="71EF9A6D" w:rsidR="00F418FC" w:rsidRPr="001B1A5B" w:rsidRDefault="00F418FC" w:rsidP="00F418FC">
      <w:pPr>
        <w:pStyle w:val="Descripcin"/>
        <w:keepNext/>
        <w:ind w:left="720"/>
        <w:jc w:val="center"/>
      </w:pPr>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5D3F6F">
        <w:rPr>
          <w:b/>
          <w:bCs/>
          <w:noProof/>
        </w:rPr>
        <w:t>8</w:t>
      </w:r>
      <w:r w:rsidRPr="005F1620">
        <w:rPr>
          <w:b/>
          <w:bCs/>
        </w:rPr>
        <w:fldChar w:fldCharType="end"/>
      </w:r>
      <w:r>
        <w:t xml:space="preserve"> C</w:t>
      </w:r>
      <w:r w:rsidRPr="00175C2D">
        <w:t xml:space="preserve">iclo anual de la </w:t>
      </w:r>
      <w:proofErr w:type="spellStart"/>
      <w:r>
        <w:t>GHI</w:t>
      </w:r>
      <w:proofErr w:type="spellEnd"/>
      <w:r>
        <w:t xml:space="preserve"> en Colombia</w:t>
      </w:r>
    </w:p>
    <w:p w14:paraId="2811970E" w14:textId="60432388" w:rsidR="00FC4404" w:rsidRDefault="004C0FDB" w:rsidP="00F418FC">
      <w:pPr>
        <w:jc w:val="center"/>
      </w:pPr>
      <w:r>
        <w:rPr>
          <w:noProof/>
        </w:rPr>
        <w:drawing>
          <wp:inline distT="0" distB="0" distL="0" distR="0" wp14:anchorId="7E2DA960" wp14:editId="6D9B68F1">
            <wp:extent cx="5400000" cy="5452929"/>
            <wp:effectExtent l="0" t="0" r="0" b="0"/>
            <wp:docPr id="27202359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9">
                      <a:extLst>
                        <a:ext uri="{28A0092B-C50C-407E-A947-70E740481C1C}">
                          <a14:useLocalDpi xmlns:a14="http://schemas.microsoft.com/office/drawing/2010/main" val="0"/>
                        </a:ext>
                      </a:extLst>
                    </a:blip>
                    <a:srcRect t="4771"/>
                    <a:stretch/>
                  </pic:blipFill>
                  <pic:spPr bwMode="auto">
                    <a:xfrm>
                      <a:off x="0" y="0"/>
                      <a:ext cx="5400000" cy="5452929"/>
                    </a:xfrm>
                    <a:prstGeom prst="rect">
                      <a:avLst/>
                    </a:prstGeom>
                    <a:noFill/>
                    <a:ln>
                      <a:noFill/>
                    </a:ln>
                    <a:extLst>
                      <a:ext uri="{53640926-AAD7-44D8-BBD7-CCE9431645EC}">
                        <a14:shadowObscured xmlns:a14="http://schemas.microsoft.com/office/drawing/2010/main"/>
                      </a:ext>
                    </a:extLst>
                  </pic:spPr>
                </pic:pic>
              </a:graphicData>
            </a:graphic>
          </wp:inline>
        </w:drawing>
      </w:r>
    </w:p>
    <w:p w14:paraId="40C6C670" w14:textId="77777777" w:rsidR="00FC4404" w:rsidRDefault="00FC4404" w:rsidP="001C4CA7"/>
    <w:p w14:paraId="52CC0A41" w14:textId="14A28123" w:rsidR="000D2D02" w:rsidRDefault="000D2D02" w:rsidP="001C4CA7"/>
    <w:p w14:paraId="692D5EFB" w14:textId="77777777" w:rsidR="000D2D02" w:rsidRDefault="000D2D02" w:rsidP="001C4CA7"/>
    <w:p w14:paraId="33D48A05" w14:textId="77777777" w:rsidR="000D2D02" w:rsidRDefault="000D2D02" w:rsidP="001C4CA7"/>
    <w:p w14:paraId="19C898F1" w14:textId="3C546E7A" w:rsidR="00F418FC" w:rsidRPr="001B1A5B" w:rsidRDefault="00F418FC" w:rsidP="00F418FC">
      <w:pPr>
        <w:pStyle w:val="Descripcin"/>
        <w:keepNext/>
        <w:ind w:left="720"/>
        <w:jc w:val="center"/>
      </w:pPr>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Pr>
          <w:b/>
          <w:bCs/>
          <w:noProof/>
        </w:rPr>
        <w:t>9</w:t>
      </w:r>
      <w:r w:rsidRPr="005F1620">
        <w:rPr>
          <w:b/>
          <w:bCs/>
        </w:rPr>
        <w:fldChar w:fldCharType="end"/>
      </w:r>
      <w:r>
        <w:t xml:space="preserve"> </w:t>
      </w:r>
      <w:proofErr w:type="spellStart"/>
      <w:r>
        <w:t>GHI</w:t>
      </w:r>
      <w:proofErr w:type="spellEnd"/>
      <w:r>
        <w:t xml:space="preserve"> promedio diaria de largo plazo</w:t>
      </w:r>
    </w:p>
    <w:p w14:paraId="0258D2B2" w14:textId="5D63FE0F" w:rsidR="000D2D02" w:rsidRDefault="004C0FDB" w:rsidP="00F418FC">
      <w:pPr>
        <w:jc w:val="center"/>
      </w:pPr>
      <w:r>
        <w:rPr>
          <w:noProof/>
        </w:rPr>
        <w:drawing>
          <wp:inline distT="0" distB="0" distL="0" distR="0" wp14:anchorId="7A0251BA" wp14:editId="29A4CD4F">
            <wp:extent cx="4320000" cy="4475129"/>
            <wp:effectExtent l="0" t="0" r="0" b="0"/>
            <wp:docPr id="396460579" name="Imagen 5"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60579" name="Imagen 5" descr="Map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20000" cy="4475129"/>
                    </a:xfrm>
                    <a:prstGeom prst="rect">
                      <a:avLst/>
                    </a:prstGeom>
                    <a:noFill/>
                    <a:ln>
                      <a:noFill/>
                    </a:ln>
                  </pic:spPr>
                </pic:pic>
              </a:graphicData>
            </a:graphic>
          </wp:inline>
        </w:drawing>
      </w:r>
    </w:p>
    <w:p w14:paraId="7E606DD0" w14:textId="77777777" w:rsidR="00F418FC" w:rsidRDefault="00F418FC" w:rsidP="001C4CA7">
      <w:pPr>
        <w:ind w:left="709"/>
        <w:rPr>
          <w:b/>
          <w:bCs/>
        </w:rPr>
      </w:pPr>
    </w:p>
    <w:p w14:paraId="261FFB47" w14:textId="56CC803C" w:rsidR="001C4CA7" w:rsidRDefault="001C4CA7" w:rsidP="001C4CA7">
      <w:pPr>
        <w:ind w:left="709"/>
        <w:rPr>
          <w:b/>
          <w:bCs/>
        </w:rPr>
      </w:pPr>
      <w:r>
        <w:rPr>
          <w:b/>
          <w:bCs/>
        </w:rPr>
        <w:t>Precipitación</w:t>
      </w:r>
      <w:r w:rsidRPr="00AE5C22">
        <w:rPr>
          <w:b/>
          <w:bCs/>
        </w:rPr>
        <w:t>:</w:t>
      </w:r>
    </w:p>
    <w:p w14:paraId="0F7A9B84" w14:textId="35704DF4" w:rsidR="009F1AF1" w:rsidRDefault="000D2D02" w:rsidP="00A142D4">
      <w:pPr>
        <w:pBdr>
          <w:top w:val="nil"/>
          <w:left w:val="nil"/>
          <w:bottom w:val="nil"/>
          <w:right w:val="nil"/>
          <w:between w:val="nil"/>
        </w:pBdr>
        <w:ind w:firstLine="709"/>
        <w:rPr>
          <w:color w:val="000000"/>
        </w:rPr>
      </w:pPr>
      <w:r w:rsidRPr="000D2D02">
        <w:rPr>
          <w:color w:val="000000"/>
        </w:rPr>
        <w:t xml:space="preserve">A partir de los registros </w:t>
      </w:r>
      <w:r>
        <w:rPr>
          <w:color w:val="000000"/>
        </w:rPr>
        <w:t>crudos</w:t>
      </w:r>
      <w:r w:rsidRPr="000D2D02">
        <w:rPr>
          <w:color w:val="000000"/>
        </w:rPr>
        <w:t xml:space="preserve"> de precipitación, que representan acumulados cada 5 días, se generó el conjunto de datos denominado </w:t>
      </w:r>
      <w:proofErr w:type="spellStart"/>
      <w:r w:rsidR="009F1AF1" w:rsidRPr="000D2D02">
        <w:rPr>
          <w:color w:val="000000"/>
        </w:rPr>
        <w:t>pcp_monthly</w:t>
      </w:r>
      <w:proofErr w:type="spellEnd"/>
      <w:r>
        <w:rPr>
          <w:color w:val="000000"/>
        </w:rPr>
        <w:t>, el cual se estimó a partir de la</w:t>
      </w:r>
      <w:r w:rsidRPr="000D2D02">
        <w:rPr>
          <w:color w:val="000000"/>
        </w:rPr>
        <w:t xml:space="preserve"> agrupación y acumulación de los valores de precipitación</w:t>
      </w:r>
      <w:r>
        <w:rPr>
          <w:color w:val="000000"/>
        </w:rPr>
        <w:t xml:space="preserve"> de c</w:t>
      </w:r>
      <w:r w:rsidRPr="000D2D02">
        <w:rPr>
          <w:color w:val="000000"/>
        </w:rPr>
        <w:t>ada uno de los 504 meses disponibles en el conjunto de datos</w:t>
      </w:r>
      <w:r>
        <w:rPr>
          <w:color w:val="000000"/>
        </w:rPr>
        <w:t>, resultando el dataset de</w:t>
      </w:r>
      <w:r w:rsidRPr="000D2D02">
        <w:rPr>
          <w:color w:val="000000"/>
        </w:rPr>
        <w:t xml:space="preserve"> precipitación mensual acumulada, </w:t>
      </w:r>
      <w:r>
        <w:rPr>
          <w:color w:val="000000"/>
        </w:rPr>
        <w:t>el cual permite</w:t>
      </w:r>
      <w:r w:rsidRPr="000D2D02">
        <w:rPr>
          <w:color w:val="000000"/>
        </w:rPr>
        <w:t xml:space="preserve"> </w:t>
      </w:r>
      <w:r>
        <w:rPr>
          <w:color w:val="000000"/>
        </w:rPr>
        <w:t>estudiar</w:t>
      </w:r>
      <w:r w:rsidRPr="000D2D02">
        <w:rPr>
          <w:color w:val="000000"/>
        </w:rPr>
        <w:t xml:space="preserve"> la variabilidad mensual a lo largo del periodo de estudio.</w:t>
      </w:r>
      <w:r w:rsidR="00A142D4">
        <w:rPr>
          <w:color w:val="000000"/>
        </w:rPr>
        <w:t xml:space="preserve"> La </w:t>
      </w:r>
      <w:r w:rsidR="00A142D4" w:rsidRPr="00A142D4">
        <w:rPr>
          <w:color w:val="000000"/>
        </w:rPr>
        <w:fldChar w:fldCharType="begin"/>
      </w:r>
      <w:r w:rsidR="00A142D4" w:rsidRPr="00A142D4">
        <w:rPr>
          <w:color w:val="000000"/>
        </w:rPr>
        <w:instrText xml:space="preserve"> REF _Ref151230396 \h  \* MERGEFORMAT </w:instrText>
      </w:r>
      <w:r w:rsidR="00A142D4" w:rsidRPr="00A142D4">
        <w:rPr>
          <w:color w:val="000000"/>
        </w:rPr>
      </w:r>
      <w:r w:rsidR="00A142D4" w:rsidRPr="00A142D4">
        <w:rPr>
          <w:color w:val="000000"/>
        </w:rPr>
        <w:fldChar w:fldCharType="separate"/>
      </w:r>
      <w:r w:rsidR="00D87772" w:rsidRPr="00D87772">
        <w:t xml:space="preserve">Figura </w:t>
      </w:r>
      <w:r w:rsidR="00D87772" w:rsidRPr="00D87772">
        <w:rPr>
          <w:noProof/>
        </w:rPr>
        <w:t>5</w:t>
      </w:r>
      <w:r w:rsidR="00A142D4" w:rsidRPr="00A142D4">
        <w:rPr>
          <w:color w:val="000000"/>
        </w:rPr>
        <w:fldChar w:fldCharType="end"/>
      </w:r>
      <w:r w:rsidR="00A142D4" w:rsidRPr="00A142D4">
        <w:rPr>
          <w:color w:val="000000"/>
        </w:rPr>
        <w:t xml:space="preserve"> contiene información sobre las dimensiones</w:t>
      </w:r>
      <w:r w:rsidR="00A142D4">
        <w:rPr>
          <w:color w:val="000000"/>
        </w:rPr>
        <w:t xml:space="preserve"> </w:t>
      </w:r>
      <w:r w:rsidR="00A142D4" w:rsidRPr="00A142D4">
        <w:rPr>
          <w:color w:val="000000"/>
        </w:rPr>
        <w:t>y</w:t>
      </w:r>
      <w:r w:rsidR="00A142D4">
        <w:rPr>
          <w:color w:val="000000"/>
        </w:rPr>
        <w:t xml:space="preserve"> </w:t>
      </w:r>
      <w:r w:rsidR="00A142D4" w:rsidRPr="00A142D4">
        <w:rPr>
          <w:color w:val="000000"/>
        </w:rPr>
        <w:t xml:space="preserve">atributos del </w:t>
      </w:r>
      <w:r w:rsidR="00A142D4">
        <w:rPr>
          <w:color w:val="000000"/>
        </w:rPr>
        <w:t>dataset</w:t>
      </w:r>
      <w:r w:rsidR="00A142D4" w:rsidRPr="00A142D4">
        <w:rPr>
          <w:color w:val="000000"/>
        </w:rPr>
        <w:t>.</w:t>
      </w:r>
    </w:p>
    <w:p w14:paraId="104B0F31" w14:textId="77777777" w:rsidR="00A142D4" w:rsidRDefault="00A142D4" w:rsidP="00A142D4">
      <w:pPr>
        <w:pBdr>
          <w:top w:val="nil"/>
          <w:left w:val="nil"/>
          <w:bottom w:val="nil"/>
          <w:right w:val="nil"/>
          <w:between w:val="nil"/>
        </w:pBdr>
        <w:ind w:firstLine="709"/>
        <w:rPr>
          <w:color w:val="000000"/>
        </w:rPr>
      </w:pPr>
      <w:bookmarkStart w:id="34" w:name="_Hlk151232970"/>
    </w:p>
    <w:p w14:paraId="0282BB86" w14:textId="1C3600E0" w:rsidR="009F1AF1" w:rsidRPr="001B1A5B" w:rsidRDefault="009F1AF1" w:rsidP="009F1AF1">
      <w:pPr>
        <w:pStyle w:val="Descripcin"/>
        <w:keepNext/>
        <w:ind w:left="720"/>
        <w:jc w:val="center"/>
      </w:pPr>
      <w:bookmarkStart w:id="35" w:name="_Ref151230396"/>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D87772">
        <w:rPr>
          <w:b/>
          <w:bCs/>
          <w:noProof/>
        </w:rPr>
        <w:t>10</w:t>
      </w:r>
      <w:r w:rsidRPr="005F1620">
        <w:rPr>
          <w:b/>
          <w:bCs/>
        </w:rPr>
        <w:fldChar w:fldCharType="end"/>
      </w:r>
      <w:bookmarkEnd w:id="35"/>
      <w:r>
        <w:t xml:space="preserve"> Dataset </w:t>
      </w:r>
      <w:r w:rsidR="00A142D4">
        <w:t>de precipitación</w:t>
      </w:r>
      <w:r w:rsidR="00A142D4" w:rsidRPr="000D2D02">
        <w:rPr>
          <w:color w:val="000000"/>
        </w:rPr>
        <w:t xml:space="preserve"> </w:t>
      </w:r>
      <w:proofErr w:type="spellStart"/>
      <w:r w:rsidRPr="000D2D02">
        <w:rPr>
          <w:color w:val="000000"/>
        </w:rPr>
        <w:t>pcp_monthly</w:t>
      </w:r>
      <w:proofErr w:type="spellEnd"/>
      <w:r>
        <w:t xml:space="preserve"> </w:t>
      </w:r>
    </w:p>
    <w:p w14:paraId="2EAB749B" w14:textId="4584B867" w:rsidR="004F406C" w:rsidRDefault="009F1AF1" w:rsidP="009F1AF1">
      <w:pPr>
        <w:pBdr>
          <w:top w:val="nil"/>
          <w:left w:val="nil"/>
          <w:bottom w:val="nil"/>
          <w:right w:val="nil"/>
          <w:between w:val="nil"/>
        </w:pBdr>
        <w:ind w:firstLine="709"/>
        <w:jc w:val="center"/>
        <w:rPr>
          <w:color w:val="000000"/>
        </w:rPr>
      </w:pPr>
      <w:r w:rsidRPr="00304CAB">
        <w:rPr>
          <w:noProof/>
        </w:rPr>
        <w:drawing>
          <wp:inline distT="0" distB="0" distL="0" distR="0" wp14:anchorId="0FA31E57" wp14:editId="7FCF97B0">
            <wp:extent cx="2880000" cy="1584967"/>
            <wp:effectExtent l="0" t="0" r="0" b="0"/>
            <wp:docPr id="595070092" name="Imagen 595070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704466" name=""/>
                    <pic:cNvPicPr/>
                  </pic:nvPicPr>
                  <pic:blipFill>
                    <a:blip r:embed="rId31"/>
                    <a:stretch>
                      <a:fillRect/>
                    </a:stretch>
                  </pic:blipFill>
                  <pic:spPr>
                    <a:xfrm>
                      <a:off x="0" y="0"/>
                      <a:ext cx="2880000" cy="1584967"/>
                    </a:xfrm>
                    <a:prstGeom prst="rect">
                      <a:avLst/>
                    </a:prstGeom>
                  </pic:spPr>
                </pic:pic>
              </a:graphicData>
            </a:graphic>
          </wp:inline>
        </w:drawing>
      </w:r>
    </w:p>
    <w:p w14:paraId="28B10B2B" w14:textId="77777777" w:rsidR="00A142D4" w:rsidRDefault="00A142D4" w:rsidP="009F1AF1">
      <w:pPr>
        <w:pBdr>
          <w:top w:val="nil"/>
          <w:left w:val="nil"/>
          <w:bottom w:val="nil"/>
          <w:right w:val="nil"/>
          <w:between w:val="nil"/>
        </w:pBdr>
        <w:ind w:firstLine="709"/>
        <w:jc w:val="center"/>
        <w:rPr>
          <w:color w:val="000000"/>
        </w:rPr>
      </w:pPr>
    </w:p>
    <w:bookmarkEnd w:id="34"/>
    <w:p w14:paraId="784469E2" w14:textId="029C6813" w:rsidR="009F1AF1" w:rsidRDefault="009F1AF1" w:rsidP="00A142D4">
      <w:pPr>
        <w:pBdr>
          <w:top w:val="nil"/>
          <w:left w:val="nil"/>
          <w:bottom w:val="nil"/>
          <w:right w:val="nil"/>
          <w:between w:val="nil"/>
        </w:pBdr>
        <w:ind w:firstLine="709"/>
        <w:rPr>
          <w:color w:val="000000"/>
        </w:rPr>
      </w:pPr>
      <w:r w:rsidRPr="009F1AF1">
        <w:rPr>
          <w:color w:val="000000"/>
        </w:rPr>
        <w:t xml:space="preserve">A partir </w:t>
      </w:r>
      <w:r>
        <w:rPr>
          <w:color w:val="000000"/>
        </w:rPr>
        <w:t>de este dataset</w:t>
      </w:r>
      <w:r w:rsidRPr="009F1AF1">
        <w:rPr>
          <w:color w:val="000000"/>
        </w:rPr>
        <w:t xml:space="preserve"> </w:t>
      </w:r>
      <w:r>
        <w:rPr>
          <w:color w:val="000000"/>
        </w:rPr>
        <w:t>se obtiene</w:t>
      </w:r>
      <w:r w:rsidRPr="009F1AF1">
        <w:rPr>
          <w:color w:val="000000"/>
        </w:rPr>
        <w:t xml:space="preserve"> la serie mensual de precipitación acumulada para cada píxel en el dominio de estudio.</w:t>
      </w:r>
      <w:r>
        <w:rPr>
          <w:color w:val="000000"/>
        </w:rPr>
        <w:t xml:space="preserve"> Para ilustrar el dataset</w:t>
      </w:r>
      <w:r w:rsidRPr="009F1AF1">
        <w:rPr>
          <w:color w:val="000000"/>
        </w:rPr>
        <w:t xml:space="preserve">, </w:t>
      </w:r>
      <w:r w:rsidRPr="00A142D4">
        <w:rPr>
          <w:color w:val="000000"/>
        </w:rPr>
        <w:t xml:space="preserve">en la </w:t>
      </w:r>
      <w:r w:rsidR="00A142D4" w:rsidRPr="00A142D4">
        <w:rPr>
          <w:color w:val="000000"/>
        </w:rPr>
        <w:fldChar w:fldCharType="begin"/>
      </w:r>
      <w:r w:rsidR="00A142D4" w:rsidRPr="00A142D4">
        <w:rPr>
          <w:color w:val="000000"/>
        </w:rPr>
        <w:instrText xml:space="preserve"> REF _Ref151230460 \h  \* MERGEFORMAT </w:instrText>
      </w:r>
      <w:r w:rsidR="00A142D4" w:rsidRPr="00A142D4">
        <w:rPr>
          <w:color w:val="000000"/>
        </w:rPr>
      </w:r>
      <w:r w:rsidR="00A142D4" w:rsidRPr="00A142D4">
        <w:rPr>
          <w:color w:val="000000"/>
        </w:rPr>
        <w:fldChar w:fldCharType="separate"/>
      </w:r>
      <w:r w:rsidR="00A142D4" w:rsidRPr="00A142D4">
        <w:t xml:space="preserve">Figura </w:t>
      </w:r>
      <w:r w:rsidR="00A142D4" w:rsidRPr="00A142D4">
        <w:rPr>
          <w:noProof/>
        </w:rPr>
        <w:t>6</w:t>
      </w:r>
      <w:r w:rsidR="00A142D4" w:rsidRPr="00A142D4">
        <w:rPr>
          <w:color w:val="000000"/>
        </w:rPr>
        <w:fldChar w:fldCharType="end"/>
      </w:r>
      <w:r w:rsidR="00A142D4" w:rsidRPr="00A142D4">
        <w:rPr>
          <w:color w:val="000000"/>
        </w:rPr>
        <w:t xml:space="preserve"> </w:t>
      </w:r>
      <w:r w:rsidRPr="00A142D4">
        <w:rPr>
          <w:color w:val="000000"/>
        </w:rPr>
        <w:t>se presenta</w:t>
      </w:r>
      <w:r w:rsidRPr="009F1AF1">
        <w:rPr>
          <w:color w:val="000000"/>
        </w:rPr>
        <w:t xml:space="preserve"> la serie </w:t>
      </w:r>
      <w:r>
        <w:rPr>
          <w:color w:val="000000"/>
        </w:rPr>
        <w:t xml:space="preserve">de tiempo </w:t>
      </w:r>
      <w:r w:rsidR="00B76AA9">
        <w:rPr>
          <w:color w:val="000000"/>
        </w:rPr>
        <w:t xml:space="preserve">de la precipitación </w:t>
      </w:r>
      <w:r w:rsidRPr="009F1AF1">
        <w:rPr>
          <w:color w:val="000000"/>
        </w:rPr>
        <w:t>correspondiente a las coordenadas de latitud y longitud de la ciudad de Medellín.</w:t>
      </w:r>
    </w:p>
    <w:p w14:paraId="5C825F46" w14:textId="77777777" w:rsidR="00A142D4" w:rsidRDefault="00A142D4" w:rsidP="00A142D4">
      <w:pPr>
        <w:pBdr>
          <w:top w:val="nil"/>
          <w:left w:val="nil"/>
          <w:bottom w:val="nil"/>
          <w:right w:val="nil"/>
          <w:between w:val="nil"/>
        </w:pBdr>
        <w:ind w:firstLine="709"/>
        <w:rPr>
          <w:color w:val="000000"/>
        </w:rPr>
      </w:pPr>
    </w:p>
    <w:p w14:paraId="620A9448" w14:textId="625F5555" w:rsidR="009F1AF1" w:rsidRPr="009F1AF1" w:rsidRDefault="009F1AF1" w:rsidP="00A142D4">
      <w:pPr>
        <w:pStyle w:val="Descripcin"/>
        <w:jc w:val="center"/>
      </w:pPr>
      <w:bookmarkStart w:id="36" w:name="_Ref151230460"/>
      <w:r w:rsidRPr="005F1620">
        <w:rPr>
          <w:b/>
          <w:bCs/>
        </w:rPr>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D87772">
        <w:rPr>
          <w:b/>
          <w:bCs/>
          <w:noProof/>
        </w:rPr>
        <w:t>11</w:t>
      </w:r>
      <w:r w:rsidRPr="005F1620">
        <w:rPr>
          <w:b/>
          <w:bCs/>
        </w:rPr>
        <w:fldChar w:fldCharType="end"/>
      </w:r>
      <w:bookmarkEnd w:id="36"/>
      <w:r>
        <w:t xml:space="preserve"> </w:t>
      </w:r>
      <w:r w:rsidRPr="009F1AF1">
        <w:t>Serie de precipitación mensual en la ciudad de Medellín</w:t>
      </w:r>
      <w:r>
        <w:rPr>
          <w:noProof/>
        </w:rPr>
        <w:drawing>
          <wp:inline distT="0" distB="0" distL="0" distR="0" wp14:anchorId="6314973D" wp14:editId="3790BFDB">
            <wp:extent cx="5037923" cy="2033518"/>
            <wp:effectExtent l="0" t="0" r="0" b="5080"/>
            <wp:docPr id="1709205902"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05902" name="Imagen 1" descr="Gráfico&#10;&#10;Descripción generada automá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t="6576"/>
                    <a:stretch/>
                  </pic:blipFill>
                  <pic:spPr bwMode="auto">
                    <a:xfrm>
                      <a:off x="0" y="0"/>
                      <a:ext cx="5041672" cy="2035031"/>
                    </a:xfrm>
                    <a:prstGeom prst="rect">
                      <a:avLst/>
                    </a:prstGeom>
                    <a:noFill/>
                    <a:ln>
                      <a:noFill/>
                    </a:ln>
                    <a:extLst>
                      <a:ext uri="{53640926-AAD7-44D8-BBD7-CCE9431645EC}">
                        <a14:shadowObscured xmlns:a14="http://schemas.microsoft.com/office/drawing/2010/main"/>
                      </a:ext>
                    </a:extLst>
                  </pic:spPr>
                </pic:pic>
              </a:graphicData>
            </a:graphic>
          </wp:inline>
        </w:drawing>
      </w:r>
    </w:p>
    <w:p w14:paraId="2492AF87" w14:textId="4DA6BBDA" w:rsidR="004F406C" w:rsidRPr="000D2D02" w:rsidRDefault="004F406C" w:rsidP="009F1AF1">
      <w:pPr>
        <w:pBdr>
          <w:top w:val="nil"/>
          <w:left w:val="nil"/>
          <w:bottom w:val="nil"/>
          <w:right w:val="nil"/>
          <w:between w:val="nil"/>
        </w:pBdr>
        <w:ind w:firstLine="709"/>
        <w:jc w:val="left"/>
        <w:rPr>
          <w:color w:val="000000"/>
        </w:rPr>
      </w:pPr>
    </w:p>
    <w:p w14:paraId="48E4F6E3" w14:textId="27DFC91E" w:rsidR="001B1A5B" w:rsidRDefault="00F7199B" w:rsidP="001B1A5B">
      <w:pPr>
        <w:pBdr>
          <w:top w:val="nil"/>
          <w:left w:val="nil"/>
          <w:bottom w:val="nil"/>
          <w:right w:val="nil"/>
          <w:between w:val="nil"/>
        </w:pBdr>
        <w:ind w:firstLine="709"/>
        <w:rPr>
          <w:color w:val="000000"/>
        </w:rPr>
      </w:pPr>
      <w:r>
        <w:rPr>
          <w:color w:val="000000"/>
        </w:rPr>
        <w:t>Adicionalmente</w:t>
      </w:r>
      <w:r w:rsidRPr="001B1A5B">
        <w:rPr>
          <w:color w:val="000000"/>
        </w:rPr>
        <w:t xml:space="preserve">, se </w:t>
      </w:r>
      <w:r>
        <w:rPr>
          <w:color w:val="000000"/>
        </w:rPr>
        <w:t xml:space="preserve">estimó </w:t>
      </w:r>
      <w:r w:rsidRPr="001B1A5B">
        <w:rPr>
          <w:color w:val="000000"/>
        </w:rPr>
        <w:t xml:space="preserve">el dataset </w:t>
      </w:r>
      <w:proofErr w:type="spellStart"/>
      <w:r w:rsidRPr="001B1A5B">
        <w:rPr>
          <w:color w:val="000000"/>
        </w:rPr>
        <w:t>pcp_annual_cycle</w:t>
      </w:r>
      <w:proofErr w:type="spellEnd"/>
      <w:r w:rsidRPr="001B1A5B">
        <w:rPr>
          <w:color w:val="000000"/>
        </w:rPr>
        <w:t xml:space="preserve"> a partir </w:t>
      </w:r>
      <w:r w:rsidR="00E96CB2" w:rsidRPr="00F7199B">
        <w:rPr>
          <w:color w:val="000000"/>
        </w:rPr>
        <w:t>del conjunto de datos</w:t>
      </w:r>
      <w:r w:rsidR="00E96CB2">
        <w:rPr>
          <w:color w:val="000000"/>
        </w:rPr>
        <w:t xml:space="preserve"> </w:t>
      </w:r>
      <w:proofErr w:type="spellStart"/>
      <w:r w:rsidRPr="001B1A5B">
        <w:rPr>
          <w:color w:val="000000"/>
        </w:rPr>
        <w:t>pcp_monthly</w:t>
      </w:r>
      <w:proofErr w:type="spellEnd"/>
      <w:r w:rsidRPr="001B1A5B">
        <w:rPr>
          <w:color w:val="000000"/>
        </w:rPr>
        <w:t xml:space="preserve">. Mediante un procedimiento de agrupación, se determinaron las medias mensuales, resultando en una matriz promedio representativa para cada mes del año. Este conjunto de datos </w:t>
      </w:r>
      <w:r w:rsidR="00E96CB2" w:rsidRPr="001B1A5B">
        <w:rPr>
          <w:color w:val="000000"/>
        </w:rPr>
        <w:t>corresponde al</w:t>
      </w:r>
      <w:r w:rsidRPr="001B1A5B">
        <w:rPr>
          <w:color w:val="000000"/>
        </w:rPr>
        <w:t xml:space="preserve"> ciclo anual de la precipitació</w:t>
      </w:r>
      <w:r w:rsidR="00E96CB2" w:rsidRPr="001B1A5B">
        <w:rPr>
          <w:color w:val="000000"/>
        </w:rPr>
        <w:t>n</w:t>
      </w:r>
      <w:r w:rsidRPr="001B1A5B">
        <w:rPr>
          <w:color w:val="000000"/>
        </w:rPr>
        <w:t xml:space="preserve">, </w:t>
      </w:r>
      <w:r w:rsidR="00E96CB2" w:rsidRPr="001B1A5B">
        <w:rPr>
          <w:color w:val="000000"/>
        </w:rPr>
        <w:t>el cual permite estudiar</w:t>
      </w:r>
      <w:r w:rsidRPr="001B1A5B">
        <w:rPr>
          <w:color w:val="000000"/>
        </w:rPr>
        <w:t xml:space="preserve"> las variaciones estacionales </w:t>
      </w:r>
      <w:r w:rsidR="00E96CB2" w:rsidRPr="001B1A5B">
        <w:rPr>
          <w:color w:val="000000"/>
        </w:rPr>
        <w:t xml:space="preserve">de la precipitación en Colombia. </w:t>
      </w:r>
      <w:r w:rsidR="00E96CB2">
        <w:rPr>
          <w:color w:val="000000"/>
        </w:rPr>
        <w:t>En el dataset</w:t>
      </w:r>
      <w:r w:rsidR="000D2D02" w:rsidRPr="000D2D02">
        <w:rPr>
          <w:color w:val="000000"/>
        </w:rPr>
        <w:t xml:space="preserve"> </w:t>
      </w:r>
      <w:proofErr w:type="spellStart"/>
      <w:r w:rsidR="000D2D02" w:rsidRPr="000D2D02">
        <w:rPr>
          <w:color w:val="000000"/>
        </w:rPr>
        <w:t>pcp_</w:t>
      </w:r>
      <w:r w:rsidR="000D2D02" w:rsidRPr="00A142D4">
        <w:rPr>
          <w:color w:val="000000"/>
        </w:rPr>
        <w:t>annual</w:t>
      </w:r>
      <w:proofErr w:type="spellEnd"/>
      <w:r w:rsidR="000D2D02" w:rsidRPr="00A142D4">
        <w:rPr>
          <w:color w:val="000000"/>
        </w:rPr>
        <w:t xml:space="preserve"> se </w:t>
      </w:r>
      <w:r w:rsidR="001B1A5B" w:rsidRPr="00A142D4">
        <w:rPr>
          <w:color w:val="000000"/>
        </w:rPr>
        <w:t>acumuló la precipitación del ciclo anual, para obtener la precipitación media anual de largo plazo</w:t>
      </w:r>
      <w:r w:rsidR="00A142D4" w:rsidRPr="00A142D4">
        <w:rPr>
          <w:color w:val="000000"/>
        </w:rPr>
        <w:t>. La</w:t>
      </w:r>
      <w:r w:rsidR="001B1A5B" w:rsidRPr="00A142D4">
        <w:rPr>
          <w:color w:val="000000"/>
        </w:rPr>
        <w:t xml:space="preserve"> </w:t>
      </w:r>
      <w:r w:rsidR="00A142D4" w:rsidRPr="00A142D4">
        <w:rPr>
          <w:color w:val="000000"/>
        </w:rPr>
        <w:fldChar w:fldCharType="begin"/>
      </w:r>
      <w:r w:rsidR="00A142D4" w:rsidRPr="00A142D4">
        <w:rPr>
          <w:color w:val="000000"/>
        </w:rPr>
        <w:instrText xml:space="preserve"> REF _Ref151230594 \h  \* MERGEFORMAT </w:instrText>
      </w:r>
      <w:r w:rsidR="00A142D4" w:rsidRPr="00A142D4">
        <w:rPr>
          <w:color w:val="000000"/>
        </w:rPr>
      </w:r>
      <w:r w:rsidR="00A142D4" w:rsidRPr="00A142D4">
        <w:rPr>
          <w:color w:val="000000"/>
        </w:rPr>
        <w:fldChar w:fldCharType="separate"/>
      </w:r>
      <w:r w:rsidR="00A142D4" w:rsidRPr="00A142D4">
        <w:t xml:space="preserve">Figura </w:t>
      </w:r>
      <w:r w:rsidR="00A142D4" w:rsidRPr="00A142D4">
        <w:rPr>
          <w:noProof/>
        </w:rPr>
        <w:t>7</w:t>
      </w:r>
      <w:r w:rsidR="00A142D4" w:rsidRPr="00A142D4">
        <w:rPr>
          <w:color w:val="000000"/>
        </w:rPr>
        <w:fldChar w:fldCharType="end"/>
      </w:r>
      <w:r w:rsidR="00A142D4" w:rsidRPr="00A142D4">
        <w:rPr>
          <w:color w:val="000000"/>
        </w:rPr>
        <w:t xml:space="preserve"> contiene información sobre las dimensiones y atributos de los dos dataset.</w:t>
      </w:r>
    </w:p>
    <w:p w14:paraId="7E1D5BAE" w14:textId="77777777" w:rsidR="001B1A5B" w:rsidRPr="001B1A5B" w:rsidRDefault="001B1A5B" w:rsidP="001B1A5B">
      <w:pPr>
        <w:pBdr>
          <w:top w:val="nil"/>
          <w:left w:val="nil"/>
          <w:bottom w:val="nil"/>
          <w:right w:val="nil"/>
          <w:between w:val="nil"/>
        </w:pBdr>
        <w:ind w:firstLine="709"/>
        <w:rPr>
          <w:color w:val="000000"/>
        </w:rPr>
      </w:pPr>
    </w:p>
    <w:p w14:paraId="25ECC9E2" w14:textId="0BE7AA45" w:rsidR="00DB4B2F" w:rsidRPr="001B1A5B" w:rsidRDefault="001B1A5B" w:rsidP="001B1A5B">
      <w:pPr>
        <w:pStyle w:val="Descripcin"/>
        <w:keepNext/>
        <w:ind w:left="720"/>
        <w:jc w:val="center"/>
      </w:pPr>
      <w:bookmarkStart w:id="37" w:name="_Ref151230594"/>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D87772">
        <w:rPr>
          <w:b/>
          <w:bCs/>
          <w:noProof/>
        </w:rPr>
        <w:t>12</w:t>
      </w:r>
      <w:r w:rsidRPr="005F1620">
        <w:rPr>
          <w:b/>
          <w:bCs/>
        </w:rPr>
        <w:fldChar w:fldCharType="end"/>
      </w:r>
      <w:bookmarkEnd w:id="37"/>
      <w:r>
        <w:t xml:space="preserve"> </w:t>
      </w:r>
      <w:proofErr w:type="spellStart"/>
      <w:r>
        <w:t>Datasets</w:t>
      </w:r>
      <w:proofErr w:type="spellEnd"/>
      <w:r>
        <w:t xml:space="preserve"> de precipitación</w:t>
      </w:r>
      <w:r w:rsidR="00A142D4">
        <w:t xml:space="preserve"> </w:t>
      </w:r>
      <w:proofErr w:type="spellStart"/>
      <w:r w:rsidR="00A142D4" w:rsidRPr="00A142D4">
        <w:t>pcp_annual_cycle</w:t>
      </w:r>
      <w:proofErr w:type="spellEnd"/>
      <w:r w:rsidR="00A142D4" w:rsidRPr="00A142D4">
        <w:t xml:space="preserve"> y </w:t>
      </w:r>
      <w:proofErr w:type="spellStart"/>
      <w:r w:rsidR="00A142D4" w:rsidRPr="00A142D4">
        <w:t>pcp_annual</w:t>
      </w:r>
      <w:proofErr w:type="spellEnd"/>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8"/>
        <w:gridCol w:w="4966"/>
      </w:tblGrid>
      <w:tr w:rsidR="001C4CA7" w14:paraId="6AB1D942" w14:textId="77777777" w:rsidTr="004C0FDB">
        <w:trPr>
          <w:jc w:val="center"/>
        </w:trPr>
        <w:tc>
          <w:tcPr>
            <w:tcW w:w="4433" w:type="dxa"/>
            <w:vAlign w:val="center"/>
          </w:tcPr>
          <w:p w14:paraId="3EF69756" w14:textId="3D309658" w:rsidR="001C4CA7" w:rsidRDefault="009F1AF1" w:rsidP="001C4CA7">
            <w:r w:rsidRPr="00304CAB">
              <w:rPr>
                <w:noProof/>
              </w:rPr>
              <w:drawing>
                <wp:inline distT="0" distB="0" distL="0" distR="0" wp14:anchorId="0C04803E" wp14:editId="23B88EEF">
                  <wp:extent cx="2880000" cy="1404082"/>
                  <wp:effectExtent l="0" t="0" r="0" b="5715"/>
                  <wp:docPr id="2092193367" name="Imagen 2092193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39450" name=""/>
                          <pic:cNvPicPr/>
                        </pic:nvPicPr>
                        <pic:blipFill>
                          <a:blip r:embed="rId33"/>
                          <a:stretch>
                            <a:fillRect/>
                          </a:stretch>
                        </pic:blipFill>
                        <pic:spPr>
                          <a:xfrm>
                            <a:off x="0" y="0"/>
                            <a:ext cx="2880000" cy="1404082"/>
                          </a:xfrm>
                          <a:prstGeom prst="rect">
                            <a:avLst/>
                          </a:prstGeom>
                        </pic:spPr>
                      </pic:pic>
                    </a:graphicData>
                  </a:graphic>
                </wp:inline>
              </w:drawing>
            </w:r>
          </w:p>
        </w:tc>
        <w:tc>
          <w:tcPr>
            <w:tcW w:w="4961" w:type="dxa"/>
            <w:vAlign w:val="center"/>
          </w:tcPr>
          <w:p w14:paraId="15189251" w14:textId="7C4C48AC" w:rsidR="001C4CA7" w:rsidRDefault="009F1AF1" w:rsidP="001C4CA7">
            <w:r w:rsidRPr="001C4CA7">
              <w:rPr>
                <w:noProof/>
              </w:rPr>
              <w:drawing>
                <wp:inline distT="0" distB="0" distL="0" distR="0" wp14:anchorId="158CDB0F" wp14:editId="57BC8991">
                  <wp:extent cx="3240000" cy="1705263"/>
                  <wp:effectExtent l="0" t="0" r="0" b="9525"/>
                  <wp:docPr id="3593505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350507" name=""/>
                          <pic:cNvPicPr/>
                        </pic:nvPicPr>
                        <pic:blipFill>
                          <a:blip r:embed="rId34"/>
                          <a:stretch>
                            <a:fillRect/>
                          </a:stretch>
                        </pic:blipFill>
                        <pic:spPr>
                          <a:xfrm>
                            <a:off x="0" y="0"/>
                            <a:ext cx="3240000" cy="1705263"/>
                          </a:xfrm>
                          <a:prstGeom prst="rect">
                            <a:avLst/>
                          </a:prstGeom>
                        </pic:spPr>
                      </pic:pic>
                    </a:graphicData>
                  </a:graphic>
                </wp:inline>
              </w:drawing>
            </w:r>
          </w:p>
        </w:tc>
      </w:tr>
    </w:tbl>
    <w:p w14:paraId="31202AA6" w14:textId="77777777" w:rsidR="004C0FDB" w:rsidRDefault="004C0FDB" w:rsidP="004C0FDB">
      <w:pPr>
        <w:pStyle w:val="Descripcin"/>
        <w:keepNext/>
        <w:ind w:left="720"/>
        <w:jc w:val="center"/>
        <w:rPr>
          <w:b/>
          <w:bCs/>
        </w:rPr>
      </w:pPr>
    </w:p>
    <w:p w14:paraId="1A855D49" w14:textId="2DAF9BE2" w:rsidR="004C0FDB" w:rsidRPr="004C0FDB" w:rsidRDefault="00B866BF" w:rsidP="00FB3D0B">
      <w:pPr>
        <w:pBdr>
          <w:top w:val="nil"/>
          <w:left w:val="nil"/>
          <w:bottom w:val="nil"/>
          <w:right w:val="nil"/>
          <w:between w:val="nil"/>
        </w:pBdr>
        <w:ind w:firstLine="709"/>
        <w:rPr>
          <w:color w:val="000000"/>
        </w:rPr>
      </w:pPr>
      <w:r w:rsidRPr="00B866BF">
        <w:rPr>
          <w:color w:val="000000"/>
        </w:rPr>
        <w:t xml:space="preserve">A continuación, </w:t>
      </w:r>
      <w:r w:rsidRPr="00FB3D0B">
        <w:rPr>
          <w:color w:val="000000"/>
        </w:rPr>
        <w:t xml:space="preserve">en la </w:t>
      </w:r>
      <w:r w:rsidR="00FB3D0B" w:rsidRPr="00FB3D0B">
        <w:rPr>
          <w:color w:val="000000"/>
        </w:rPr>
        <w:fldChar w:fldCharType="begin"/>
      </w:r>
      <w:r w:rsidR="00FB3D0B" w:rsidRPr="00FB3D0B">
        <w:rPr>
          <w:color w:val="000000"/>
        </w:rPr>
        <w:instrText xml:space="preserve"> REF _Ref151232109 \h  \* MERGEFORMAT </w:instrText>
      </w:r>
      <w:r w:rsidR="00FB3D0B" w:rsidRPr="00FB3D0B">
        <w:rPr>
          <w:color w:val="000000"/>
        </w:rPr>
      </w:r>
      <w:r w:rsidR="00FB3D0B" w:rsidRPr="00FB3D0B">
        <w:rPr>
          <w:color w:val="000000"/>
        </w:rPr>
        <w:fldChar w:fldCharType="separate"/>
      </w:r>
      <w:r w:rsidR="00FB3D0B" w:rsidRPr="00FB3D0B">
        <w:t xml:space="preserve">Figura </w:t>
      </w:r>
      <w:r w:rsidR="00FB3D0B" w:rsidRPr="00FB3D0B">
        <w:rPr>
          <w:noProof/>
        </w:rPr>
        <w:t>8</w:t>
      </w:r>
      <w:r w:rsidR="00FB3D0B" w:rsidRPr="00FB3D0B">
        <w:rPr>
          <w:color w:val="000000"/>
        </w:rPr>
        <w:fldChar w:fldCharType="end"/>
      </w:r>
      <w:r w:rsidR="00FB3D0B" w:rsidRPr="00FB3D0B">
        <w:rPr>
          <w:color w:val="000000"/>
        </w:rPr>
        <w:t xml:space="preserve"> </w:t>
      </w:r>
      <w:r w:rsidRPr="00FB3D0B">
        <w:rPr>
          <w:color w:val="000000"/>
        </w:rPr>
        <w:t xml:space="preserve">se presenta la representación gráfica del conjunto de datos </w:t>
      </w:r>
      <w:proofErr w:type="spellStart"/>
      <w:r w:rsidRPr="00FB3D0B">
        <w:rPr>
          <w:color w:val="000000"/>
        </w:rPr>
        <w:t>pcp_annual_cycle</w:t>
      </w:r>
      <w:proofErr w:type="spellEnd"/>
      <w:r w:rsidRPr="00FB3D0B">
        <w:rPr>
          <w:color w:val="000000"/>
        </w:rPr>
        <w:t xml:space="preserve">, que muestra las variaciones estacionales de la precipitación en Colombia. Se observa </w:t>
      </w:r>
      <w:proofErr w:type="gramStart"/>
      <w:r w:rsidRPr="00FB3D0B">
        <w:rPr>
          <w:color w:val="000000"/>
        </w:rPr>
        <w:t>que</w:t>
      </w:r>
      <w:proofErr w:type="gramEnd"/>
      <w:r w:rsidRPr="00FB3D0B">
        <w:rPr>
          <w:color w:val="000000"/>
        </w:rPr>
        <w:t xml:space="preserve"> en la región andina colombiana, los meses de abril y octubre registran acumulados de precipitación significativamente mayores, conforme al esperado régimen bimodal de precipitación en esta zona del país. Además, en la </w:t>
      </w:r>
      <w:r w:rsidR="00FB3D0B" w:rsidRPr="00FB3D0B">
        <w:rPr>
          <w:color w:val="000000"/>
        </w:rPr>
        <w:fldChar w:fldCharType="begin"/>
      </w:r>
      <w:r w:rsidR="00FB3D0B" w:rsidRPr="00FB3D0B">
        <w:rPr>
          <w:color w:val="000000"/>
        </w:rPr>
        <w:instrText xml:space="preserve"> REF _Ref151232127 \h  \* MERGEFORMAT </w:instrText>
      </w:r>
      <w:r w:rsidR="00FB3D0B" w:rsidRPr="00FB3D0B">
        <w:rPr>
          <w:color w:val="000000"/>
        </w:rPr>
      </w:r>
      <w:r w:rsidR="00FB3D0B" w:rsidRPr="00FB3D0B">
        <w:rPr>
          <w:color w:val="000000"/>
        </w:rPr>
        <w:fldChar w:fldCharType="separate"/>
      </w:r>
      <w:r w:rsidR="00FB3D0B" w:rsidRPr="00FB3D0B">
        <w:t xml:space="preserve">Figura </w:t>
      </w:r>
      <w:r w:rsidR="00FB3D0B" w:rsidRPr="00FB3D0B">
        <w:rPr>
          <w:noProof/>
        </w:rPr>
        <w:t>9</w:t>
      </w:r>
      <w:r w:rsidR="00FB3D0B" w:rsidRPr="00FB3D0B">
        <w:rPr>
          <w:color w:val="000000"/>
        </w:rPr>
        <w:fldChar w:fldCharType="end"/>
      </w:r>
      <w:r w:rsidR="00FB3D0B" w:rsidRPr="00FB3D0B">
        <w:rPr>
          <w:color w:val="000000"/>
        </w:rPr>
        <w:t xml:space="preserve"> </w:t>
      </w:r>
      <w:r w:rsidRPr="00FB3D0B">
        <w:rPr>
          <w:color w:val="000000"/>
        </w:rPr>
        <w:t xml:space="preserve">se presenta la representación gráfica del conjunto de datos </w:t>
      </w:r>
      <w:proofErr w:type="spellStart"/>
      <w:r w:rsidRPr="00FB3D0B">
        <w:rPr>
          <w:color w:val="000000"/>
        </w:rPr>
        <w:t>pcp_annual</w:t>
      </w:r>
      <w:proofErr w:type="spellEnd"/>
      <w:r w:rsidRPr="00FB3D0B">
        <w:rPr>
          <w:color w:val="000000"/>
        </w:rPr>
        <w:t>, en éste se destaca que la región pacífica colombiana alcanza valores anuales</w:t>
      </w:r>
      <w:r w:rsidR="00FB3D0B" w:rsidRPr="00FB3D0B">
        <w:rPr>
          <w:color w:val="000000"/>
        </w:rPr>
        <w:t xml:space="preserve"> de precipitación</w:t>
      </w:r>
      <w:r w:rsidRPr="00FB3D0B">
        <w:rPr>
          <w:color w:val="000000"/>
        </w:rPr>
        <w:t xml:space="preserve"> superiores a los 6000 mm, mientras </w:t>
      </w:r>
      <w:proofErr w:type="gramStart"/>
      <w:r w:rsidR="00FB3D0B" w:rsidRPr="00FB3D0B">
        <w:rPr>
          <w:color w:val="000000"/>
        </w:rPr>
        <w:t>que</w:t>
      </w:r>
      <w:proofErr w:type="gramEnd"/>
      <w:r w:rsidRPr="00FB3D0B">
        <w:rPr>
          <w:color w:val="000000"/>
        </w:rPr>
        <w:t xml:space="preserve"> en el norte del país, en La Guajira, los acumulados son inferiores a 1000 mm anuales</w:t>
      </w:r>
      <w:r w:rsidR="00FB3D0B" w:rsidRPr="00FB3D0B">
        <w:rPr>
          <w:color w:val="000000"/>
        </w:rPr>
        <w:t>.</w:t>
      </w:r>
    </w:p>
    <w:p w14:paraId="07D32D92" w14:textId="675E5C15" w:rsidR="004C0FDB" w:rsidRPr="001B1A5B" w:rsidRDefault="004C0FDB" w:rsidP="004C0FDB">
      <w:pPr>
        <w:pStyle w:val="Descripcin"/>
        <w:keepNext/>
        <w:ind w:left="720"/>
        <w:jc w:val="center"/>
      </w:pPr>
      <w:bookmarkStart w:id="38" w:name="_Ref151232109"/>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D87772">
        <w:rPr>
          <w:b/>
          <w:bCs/>
          <w:noProof/>
        </w:rPr>
        <w:t>13</w:t>
      </w:r>
      <w:r w:rsidRPr="005F1620">
        <w:rPr>
          <w:b/>
          <w:bCs/>
        </w:rPr>
        <w:fldChar w:fldCharType="end"/>
      </w:r>
      <w:bookmarkEnd w:id="38"/>
      <w:r>
        <w:t xml:space="preserve"> </w:t>
      </w:r>
      <w:r w:rsidR="00175C2D">
        <w:t>C</w:t>
      </w:r>
      <w:r w:rsidR="00175C2D" w:rsidRPr="00175C2D">
        <w:t>iclo anual de la precipitación</w:t>
      </w:r>
      <w:r w:rsidR="00175C2D">
        <w:t xml:space="preserve"> en Colombia</w:t>
      </w:r>
    </w:p>
    <w:p w14:paraId="23843FD5" w14:textId="2391938A" w:rsidR="00A142D4" w:rsidRDefault="00A142D4" w:rsidP="004C0FDB">
      <w:pPr>
        <w:jc w:val="center"/>
      </w:pPr>
      <w:r>
        <w:rPr>
          <w:noProof/>
        </w:rPr>
        <w:drawing>
          <wp:inline distT="0" distB="0" distL="0" distR="0" wp14:anchorId="1E3B6BA4" wp14:editId="57FFD92D">
            <wp:extent cx="5399405" cy="5332314"/>
            <wp:effectExtent l="0" t="0" r="0" b="1905"/>
            <wp:docPr id="6280246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a:extLst>
                        <a:ext uri="{28A0092B-C50C-407E-A947-70E740481C1C}">
                          <a14:useLocalDpi xmlns:a14="http://schemas.microsoft.com/office/drawing/2010/main" val="0"/>
                        </a:ext>
                      </a:extLst>
                    </a:blip>
                    <a:srcRect t="4825"/>
                    <a:stretch/>
                  </pic:blipFill>
                  <pic:spPr bwMode="auto">
                    <a:xfrm>
                      <a:off x="0" y="0"/>
                      <a:ext cx="5400000" cy="5332902"/>
                    </a:xfrm>
                    <a:prstGeom prst="rect">
                      <a:avLst/>
                    </a:prstGeom>
                    <a:noFill/>
                    <a:ln>
                      <a:noFill/>
                    </a:ln>
                    <a:extLst>
                      <a:ext uri="{53640926-AAD7-44D8-BBD7-CCE9431645EC}">
                        <a14:shadowObscured xmlns:a14="http://schemas.microsoft.com/office/drawing/2010/main"/>
                      </a:ext>
                    </a:extLst>
                  </pic:spPr>
                </pic:pic>
              </a:graphicData>
            </a:graphic>
          </wp:inline>
        </w:drawing>
      </w:r>
    </w:p>
    <w:p w14:paraId="0240CF06" w14:textId="77777777" w:rsidR="00A142D4" w:rsidRDefault="00A142D4" w:rsidP="00A142D4"/>
    <w:p w14:paraId="0284FA95" w14:textId="77777777" w:rsidR="00A142D4" w:rsidRDefault="00A142D4" w:rsidP="00A142D4"/>
    <w:p w14:paraId="4B87EDF7" w14:textId="2C53FFF8" w:rsidR="004C0FDB" w:rsidRPr="001B1A5B" w:rsidRDefault="004C0FDB" w:rsidP="004C0FDB">
      <w:pPr>
        <w:pStyle w:val="Descripcin"/>
        <w:keepNext/>
        <w:ind w:left="720"/>
        <w:jc w:val="center"/>
      </w:pPr>
      <w:bookmarkStart w:id="39" w:name="_Ref151232127"/>
      <w:r w:rsidRPr="005F1620">
        <w:rPr>
          <w:b/>
          <w:bCs/>
        </w:rPr>
        <w:lastRenderedPageBreak/>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D87772">
        <w:rPr>
          <w:b/>
          <w:bCs/>
          <w:noProof/>
        </w:rPr>
        <w:t>14</w:t>
      </w:r>
      <w:r w:rsidRPr="005F1620">
        <w:rPr>
          <w:b/>
          <w:bCs/>
        </w:rPr>
        <w:fldChar w:fldCharType="end"/>
      </w:r>
      <w:bookmarkEnd w:id="39"/>
      <w:r>
        <w:t xml:space="preserve"> </w:t>
      </w:r>
      <w:r w:rsidR="00175C2D">
        <w:t>Precipitación media anual de largo plazo</w:t>
      </w:r>
    </w:p>
    <w:p w14:paraId="53E4E766" w14:textId="1A4056D6" w:rsidR="00A142D4" w:rsidRDefault="00A142D4" w:rsidP="004C0FDB">
      <w:pPr>
        <w:jc w:val="center"/>
      </w:pPr>
      <w:r w:rsidRPr="004C0FDB">
        <w:rPr>
          <w:noProof/>
          <w:sz w:val="30"/>
          <w:szCs w:val="30"/>
        </w:rPr>
        <w:drawing>
          <wp:inline distT="0" distB="0" distL="0" distR="0" wp14:anchorId="328B16B5" wp14:editId="5EEEBEDD">
            <wp:extent cx="4320000" cy="4138088"/>
            <wp:effectExtent l="0" t="0" r="4445" b="0"/>
            <wp:docPr id="350453002" name="Imagen 3"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53002" name="Imagen 3" descr="Mapa&#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20000" cy="4138088"/>
                    </a:xfrm>
                    <a:prstGeom prst="rect">
                      <a:avLst/>
                    </a:prstGeom>
                    <a:noFill/>
                    <a:ln>
                      <a:noFill/>
                    </a:ln>
                  </pic:spPr>
                </pic:pic>
              </a:graphicData>
            </a:graphic>
          </wp:inline>
        </w:drawing>
      </w:r>
    </w:p>
    <w:p w14:paraId="1B8638E4" w14:textId="77777777" w:rsidR="005D3237" w:rsidRDefault="005D3237" w:rsidP="005D3237">
      <w:pPr>
        <w:keepNext/>
        <w:ind w:left="709"/>
        <w:rPr>
          <w:b/>
          <w:bCs/>
        </w:rPr>
      </w:pPr>
    </w:p>
    <w:p w14:paraId="07413BC7" w14:textId="77777777" w:rsidR="005D3237" w:rsidRDefault="005D3237" w:rsidP="005D3237">
      <w:pPr>
        <w:keepNext/>
        <w:ind w:left="709"/>
        <w:rPr>
          <w:b/>
          <w:bCs/>
        </w:rPr>
      </w:pPr>
      <w:r>
        <w:rPr>
          <w:b/>
          <w:bCs/>
        </w:rPr>
        <w:t>Índice ONI</w:t>
      </w:r>
      <w:r w:rsidRPr="00AE5C22">
        <w:rPr>
          <w:b/>
          <w:bCs/>
        </w:rPr>
        <w:t>:</w:t>
      </w:r>
    </w:p>
    <w:p w14:paraId="33365E29" w14:textId="0D048C14" w:rsidR="005D3237" w:rsidRDefault="005D3237" w:rsidP="005D3237">
      <w:pPr>
        <w:keepNext/>
        <w:ind w:left="709"/>
        <w:rPr>
          <w:color w:val="000000"/>
        </w:rPr>
      </w:pPr>
      <w:r w:rsidRPr="005D3237">
        <w:rPr>
          <w:color w:val="000000"/>
        </w:rPr>
        <w:t xml:space="preserve">A partir de los datos crudos del índice ONI, se realizan </w:t>
      </w:r>
      <w:r>
        <w:rPr>
          <w:color w:val="000000"/>
        </w:rPr>
        <w:t xml:space="preserve">diferentes transformaciones a las columnas SEAS y </w:t>
      </w:r>
      <w:proofErr w:type="spellStart"/>
      <w:r>
        <w:rPr>
          <w:color w:val="000000"/>
        </w:rPr>
        <w:t>YR</w:t>
      </w:r>
      <w:proofErr w:type="spellEnd"/>
      <w:r>
        <w:rPr>
          <w:color w:val="000000"/>
        </w:rPr>
        <w:t xml:space="preserve"> para obtener una columna denominada “fecha”, con la cual se podrá operar para </w:t>
      </w:r>
      <w:r w:rsidRPr="008D6B45">
        <w:rPr>
          <w:color w:val="000000"/>
        </w:rPr>
        <w:t xml:space="preserve">realizar diferentes filtraciones de los datos para las fases del </w:t>
      </w:r>
      <w:proofErr w:type="spellStart"/>
      <w:r w:rsidRPr="008D6B45">
        <w:rPr>
          <w:color w:val="000000"/>
        </w:rPr>
        <w:t>ENSO</w:t>
      </w:r>
      <w:proofErr w:type="spellEnd"/>
      <w:r w:rsidRPr="008D6B45">
        <w:rPr>
          <w:color w:val="000000"/>
        </w:rPr>
        <w:t>.</w:t>
      </w:r>
      <w:r w:rsidR="008D6B45" w:rsidRPr="008D6B45">
        <w:rPr>
          <w:color w:val="000000"/>
        </w:rPr>
        <w:t xml:space="preserve"> L</w:t>
      </w:r>
      <w:r w:rsidRPr="008D6B45">
        <w:rPr>
          <w:color w:val="000000"/>
        </w:rPr>
        <w:t xml:space="preserve">a </w:t>
      </w:r>
      <w:r w:rsidR="008D6B45" w:rsidRPr="008D6B45">
        <w:rPr>
          <w:color w:val="000000"/>
        </w:rPr>
        <w:fldChar w:fldCharType="begin"/>
      </w:r>
      <w:r w:rsidR="008D6B45" w:rsidRPr="008D6B45">
        <w:rPr>
          <w:color w:val="000000"/>
        </w:rPr>
        <w:instrText xml:space="preserve"> REF _Ref151235850 \h  \* MERGEFORMAT </w:instrText>
      </w:r>
      <w:r w:rsidR="008D6B45" w:rsidRPr="008D6B45">
        <w:rPr>
          <w:color w:val="000000"/>
        </w:rPr>
      </w:r>
      <w:r w:rsidR="008D6B45" w:rsidRPr="008D6B45">
        <w:rPr>
          <w:color w:val="000000"/>
        </w:rPr>
        <w:fldChar w:fldCharType="separate"/>
      </w:r>
      <w:r w:rsidR="008D6B45" w:rsidRPr="008D6B45">
        <w:t xml:space="preserve">Figura </w:t>
      </w:r>
      <w:r w:rsidR="008D6B45" w:rsidRPr="008D6B45">
        <w:rPr>
          <w:noProof/>
        </w:rPr>
        <w:lastRenderedPageBreak/>
        <w:t>15</w:t>
      </w:r>
      <w:r w:rsidR="008D6B45" w:rsidRPr="008D6B45">
        <w:rPr>
          <w:color w:val="000000"/>
        </w:rPr>
        <w:fldChar w:fldCharType="end"/>
      </w:r>
      <w:r w:rsidR="008D6B45" w:rsidRPr="008D6B45">
        <w:rPr>
          <w:color w:val="000000"/>
        </w:rPr>
        <w:t xml:space="preserve"> </w:t>
      </w:r>
      <w:r w:rsidRPr="008D6B45">
        <w:rPr>
          <w:color w:val="000000"/>
        </w:rPr>
        <w:t>presenta el contenido</w:t>
      </w:r>
      <w:r w:rsidRPr="000115DB">
        <w:rPr>
          <w:color w:val="000000"/>
        </w:rPr>
        <w:t xml:space="preserve"> d</w:t>
      </w:r>
      <w:r w:rsidR="008D6B45">
        <w:rPr>
          <w:color w:val="000000"/>
        </w:rPr>
        <w:t>el dataset obtenido</w:t>
      </w:r>
      <w:r w:rsidRPr="000115DB">
        <w:rPr>
          <w:color w:val="000000"/>
        </w:rPr>
        <w:t xml:space="preserve">, el cual se organiza en </w:t>
      </w:r>
      <w:r w:rsidR="008D6B45">
        <w:rPr>
          <w:color w:val="000000"/>
        </w:rPr>
        <w:t>2</w:t>
      </w:r>
      <w:r w:rsidRPr="000115DB">
        <w:rPr>
          <w:color w:val="000000"/>
        </w:rPr>
        <w:t xml:space="preserve"> columnas identificadas como </w:t>
      </w:r>
      <w:r w:rsidR="008D6B45">
        <w:rPr>
          <w:color w:val="000000"/>
        </w:rPr>
        <w:t>fecha y</w:t>
      </w:r>
      <w:r w:rsidRPr="000115DB">
        <w:rPr>
          <w:color w:val="000000"/>
        </w:rPr>
        <w:t xml:space="preserve"> </w:t>
      </w:r>
      <w:proofErr w:type="spellStart"/>
      <w:r w:rsidRPr="000115DB">
        <w:rPr>
          <w:color w:val="000000"/>
        </w:rPr>
        <w:t>ANOM</w:t>
      </w:r>
      <w:proofErr w:type="spellEnd"/>
      <w:r w:rsidR="008D6B45">
        <w:rPr>
          <w:color w:val="000000"/>
        </w:rPr>
        <w:t>.</w:t>
      </w:r>
    </w:p>
    <w:p w14:paraId="304AEF8A" w14:textId="7B70360B" w:rsidR="005D3237" w:rsidRPr="005D3237" w:rsidRDefault="005D3237" w:rsidP="005D3237">
      <w:pPr>
        <w:pStyle w:val="Descripcin"/>
        <w:keepNext/>
        <w:ind w:left="720"/>
        <w:jc w:val="center"/>
      </w:pPr>
      <w:bookmarkStart w:id="40" w:name="_Ref151235850"/>
      <w:r w:rsidRPr="005F1620">
        <w:rPr>
          <w:b/>
          <w:bCs/>
        </w:rPr>
        <w:t xml:space="preserve">Figura </w:t>
      </w:r>
      <w:r w:rsidRPr="005F1620">
        <w:rPr>
          <w:b/>
          <w:bCs/>
        </w:rPr>
        <w:fldChar w:fldCharType="begin"/>
      </w:r>
      <w:r w:rsidRPr="005F1620">
        <w:rPr>
          <w:b/>
          <w:bCs/>
        </w:rPr>
        <w:instrText xml:space="preserve"> SEQ Figura \* ARABIC </w:instrText>
      </w:r>
      <w:r w:rsidRPr="005F1620">
        <w:rPr>
          <w:b/>
          <w:bCs/>
        </w:rPr>
        <w:fldChar w:fldCharType="separate"/>
      </w:r>
      <w:r w:rsidR="008D6B45">
        <w:rPr>
          <w:b/>
          <w:bCs/>
          <w:noProof/>
        </w:rPr>
        <w:t>15</w:t>
      </w:r>
      <w:r w:rsidRPr="005F1620">
        <w:rPr>
          <w:b/>
          <w:bCs/>
        </w:rPr>
        <w:fldChar w:fldCharType="end"/>
      </w:r>
      <w:bookmarkEnd w:id="40"/>
      <w:r>
        <w:t xml:space="preserve"> </w:t>
      </w:r>
      <w:proofErr w:type="spellStart"/>
      <w:r>
        <w:t>Datset</w:t>
      </w:r>
      <w:proofErr w:type="spellEnd"/>
      <w:r w:rsidRPr="000147F5">
        <w:t xml:space="preserve"> </w:t>
      </w:r>
      <w:r>
        <w:t>del Índice ONI</w:t>
      </w:r>
    </w:p>
    <w:p w14:paraId="44F382B6" w14:textId="2BC891CD" w:rsidR="005D3237" w:rsidRDefault="005D3237" w:rsidP="004C0FDB">
      <w:pPr>
        <w:jc w:val="center"/>
      </w:pPr>
      <w:r w:rsidRPr="005D3237">
        <w:rPr>
          <w:noProof/>
        </w:rPr>
        <w:drawing>
          <wp:inline distT="0" distB="0" distL="0" distR="0" wp14:anchorId="488E326C" wp14:editId="0E125F38">
            <wp:extent cx="1332000" cy="3379838"/>
            <wp:effectExtent l="0" t="0" r="1905" b="0"/>
            <wp:docPr id="56194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47594" name=""/>
                    <pic:cNvPicPr/>
                  </pic:nvPicPr>
                  <pic:blipFill>
                    <a:blip r:embed="rId37"/>
                    <a:stretch>
                      <a:fillRect/>
                    </a:stretch>
                  </pic:blipFill>
                  <pic:spPr>
                    <a:xfrm>
                      <a:off x="0" y="0"/>
                      <a:ext cx="1332000" cy="3379838"/>
                    </a:xfrm>
                    <a:prstGeom prst="rect">
                      <a:avLst/>
                    </a:prstGeom>
                  </pic:spPr>
                </pic:pic>
              </a:graphicData>
            </a:graphic>
          </wp:inline>
        </w:drawing>
      </w:r>
    </w:p>
    <w:p w14:paraId="1A15154A" w14:textId="77777777" w:rsidR="005D3237" w:rsidRDefault="005D3237" w:rsidP="004C0FDB">
      <w:pPr>
        <w:jc w:val="center"/>
      </w:pPr>
    </w:p>
    <w:p w14:paraId="597287F2" w14:textId="77777777" w:rsidR="00A142D4" w:rsidRDefault="00A142D4" w:rsidP="00A142D4"/>
    <w:p w14:paraId="000000F4" w14:textId="5179CA66" w:rsidR="008D6B45" w:rsidRPr="007A123C" w:rsidRDefault="002F7A5F" w:rsidP="008D6B45">
      <w:pPr>
        <w:pStyle w:val="Ttulo1"/>
        <w:jc w:val="both"/>
        <w:rPr>
          <w:lang w:val="en-US"/>
        </w:rPr>
      </w:pPr>
      <w:r>
        <w:br w:type="page"/>
      </w:r>
    </w:p>
    <w:p w14:paraId="000001F4" w14:textId="7BC6B2E4" w:rsidR="002148CD" w:rsidRDefault="002F7A5F">
      <w:pPr>
        <w:pStyle w:val="Ttulo1"/>
        <w:rPr>
          <w:lang w:val="en-US"/>
        </w:rPr>
      </w:pPr>
      <w:bookmarkStart w:id="41" w:name="_Toc151236220"/>
      <w:proofErr w:type="spellStart"/>
      <w:r w:rsidRPr="007A123C">
        <w:rPr>
          <w:lang w:val="en-US"/>
        </w:rPr>
        <w:lastRenderedPageBreak/>
        <w:t>Referencias</w:t>
      </w:r>
      <w:bookmarkEnd w:id="41"/>
      <w:proofErr w:type="spellEnd"/>
    </w:p>
    <w:sdt>
      <w:sdtPr>
        <w:rPr>
          <w:rFonts w:eastAsia="Times New Roman" w:cs="Times New Roman"/>
          <w:b w:val="0"/>
          <w:szCs w:val="24"/>
          <w:lang w:val="es-ES"/>
        </w:rPr>
        <w:id w:val="1930684798"/>
        <w:docPartObj>
          <w:docPartGallery w:val="Bibliographies"/>
          <w:docPartUnique/>
        </w:docPartObj>
      </w:sdtPr>
      <w:sdtEndPr>
        <w:rPr>
          <w:lang w:val="es-CO"/>
        </w:rPr>
      </w:sdtEndPr>
      <w:sdtContent>
        <w:p w14:paraId="73B1DB95" w14:textId="6A6478A1" w:rsidR="00D87772" w:rsidRDefault="00D87772" w:rsidP="00D87772">
          <w:pPr>
            <w:pStyle w:val="Ttulo1"/>
            <w:jc w:val="both"/>
          </w:pPr>
        </w:p>
        <w:sdt>
          <w:sdtPr>
            <w:id w:val="111145805"/>
            <w:bibliography/>
          </w:sdtPr>
          <w:sdtContent>
            <w:p w14:paraId="66CC544C" w14:textId="77777777" w:rsidR="00D87772" w:rsidRDefault="00D87772" w:rsidP="00D87772">
              <w:pPr>
                <w:pStyle w:val="Bibliografa"/>
                <w:ind w:left="720" w:hanging="720"/>
                <w:rPr>
                  <w:noProof/>
                  <w:lang w:val="es-ES"/>
                </w:rPr>
              </w:pPr>
              <w:r>
                <w:fldChar w:fldCharType="begin"/>
              </w:r>
              <w:r>
                <w:instrText>BIBLIOGRAPHY</w:instrText>
              </w:r>
              <w:r>
                <w:fldChar w:fldCharType="separate"/>
              </w:r>
              <w:r>
                <w:rPr>
                  <w:noProof/>
                  <w:lang w:val="es-ES"/>
                </w:rPr>
                <w:t xml:space="preserve">Henao, F. V. (2020). Annual and interannual complementarities of renewable energy sources in Colombia. . </w:t>
              </w:r>
              <w:r>
                <w:rPr>
                  <w:i/>
                  <w:iCs/>
                  <w:noProof/>
                  <w:lang w:val="es-ES"/>
                </w:rPr>
                <w:t>Renewable and Sustainable Energy Reviews</w:t>
              </w:r>
              <w:r>
                <w:rPr>
                  <w:noProof/>
                  <w:lang w:val="es-ES"/>
                </w:rPr>
                <w:t>.</w:t>
              </w:r>
            </w:p>
            <w:p w14:paraId="47CAD022" w14:textId="77777777" w:rsidR="00D87772" w:rsidRDefault="00D87772" w:rsidP="00D87772">
              <w:pPr>
                <w:pStyle w:val="Bibliografa"/>
                <w:ind w:left="720" w:hanging="720"/>
                <w:rPr>
                  <w:noProof/>
                  <w:lang w:val="es-ES"/>
                </w:rPr>
              </w:pPr>
              <w:r>
                <w:rPr>
                  <w:noProof/>
                  <w:lang w:val="es-ES"/>
                </w:rPr>
                <w:t>McPhaden, M. J., Santoso, A., &amp; Cai, W. (2020). Introduction to El Niño Southern Oscillation in a changing climate. El Niño Southern Oscillation in a changing climate.</w:t>
              </w:r>
            </w:p>
            <w:p w14:paraId="4A9F911A" w14:textId="77777777" w:rsidR="00D87772" w:rsidRDefault="00D87772" w:rsidP="00D87772">
              <w:pPr>
                <w:pStyle w:val="Bibliografa"/>
                <w:ind w:left="720" w:hanging="720"/>
                <w:rPr>
                  <w:noProof/>
                  <w:lang w:val="es-ES"/>
                </w:rPr>
              </w:pPr>
              <w:r>
                <w:rPr>
                  <w:noProof/>
                  <w:lang w:val="es-ES"/>
                </w:rPr>
                <w:t xml:space="preserve">Salas, H. D. (2020). Generalized synchronization between ENSO and hydrological variables in Colombia: a recurrence quantification approach. </w:t>
              </w:r>
              <w:r>
                <w:rPr>
                  <w:i/>
                  <w:iCs/>
                  <w:noProof/>
                  <w:lang w:val="es-ES"/>
                </w:rPr>
                <w:t>Frontiers in Applied Mathematics and Statistics</w:t>
              </w:r>
              <w:r>
                <w:rPr>
                  <w:noProof/>
                  <w:lang w:val="es-ES"/>
                </w:rPr>
                <w:t>.</w:t>
              </w:r>
            </w:p>
            <w:p w14:paraId="668E69BC" w14:textId="77777777" w:rsidR="00D87772" w:rsidRDefault="00D87772" w:rsidP="00D87772">
              <w:pPr>
                <w:pStyle w:val="Bibliografa"/>
                <w:ind w:left="720" w:hanging="720"/>
                <w:rPr>
                  <w:noProof/>
                  <w:lang w:val="es-ES"/>
                </w:rPr>
              </w:pPr>
              <w:r>
                <w:rPr>
                  <w:noProof/>
                  <w:lang w:val="es-ES"/>
                </w:rPr>
                <w:t xml:space="preserve">XM. (2022). </w:t>
              </w:r>
              <w:r>
                <w:rPr>
                  <w:i/>
                  <w:iCs/>
                  <w:noProof/>
                  <w:lang w:val="es-ES"/>
                </w:rPr>
                <w:t>Reporte integral de sostenibilidad, operación y mercado 2022.</w:t>
              </w:r>
              <w:r>
                <w:rPr>
                  <w:noProof/>
                  <w:lang w:val="es-ES"/>
                </w:rPr>
                <w:t xml:space="preserve"> Medellín.</w:t>
              </w:r>
            </w:p>
            <w:p w14:paraId="0941EA27" w14:textId="5796BA22" w:rsidR="00D87772" w:rsidRDefault="00D87772" w:rsidP="00D87772">
              <w:r>
                <w:rPr>
                  <w:b/>
                  <w:bCs/>
                </w:rPr>
                <w:fldChar w:fldCharType="end"/>
              </w:r>
            </w:p>
          </w:sdtContent>
        </w:sdt>
      </w:sdtContent>
    </w:sdt>
    <w:p w14:paraId="433D37AB" w14:textId="77777777" w:rsidR="00D87772" w:rsidRPr="00D87772" w:rsidRDefault="00D87772" w:rsidP="00D87772">
      <w:pPr>
        <w:rPr>
          <w:lang w:val="en-US"/>
        </w:rPr>
      </w:pPr>
    </w:p>
    <w:sectPr w:rsidR="00D87772" w:rsidRPr="00D87772" w:rsidSect="00D87772">
      <w:headerReference w:type="default" r:id="rId38"/>
      <w:pgSz w:w="12240" w:h="15840"/>
      <w:pgMar w:top="1418" w:right="1418" w:bottom="1418" w:left="1418" w:header="709" w:footer="709"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Author" w:date="2023-10-27T23:34:00Z" w:initials="">
    <w:p w14:paraId="000002CE" w14:textId="77777777" w:rsidR="00C65761" w:rsidRDefault="00C65761">
      <w:pPr>
        <w:widowControl w:val="0"/>
        <w:pBdr>
          <w:top w:val="nil"/>
          <w:left w:val="nil"/>
          <w:bottom w:val="nil"/>
          <w:right w:val="nil"/>
          <w:between w:val="nil"/>
        </w:pBdr>
        <w:spacing w:line="240" w:lineRule="auto"/>
        <w:jc w:val="left"/>
        <w:rPr>
          <w:rFonts w:ascii="Arial" w:eastAsia="Arial" w:hAnsi="Arial" w:cs="Arial"/>
          <w:color w:val="000000"/>
          <w:sz w:val="22"/>
          <w:szCs w:val="22"/>
        </w:rPr>
      </w:pPr>
      <w:r>
        <w:rPr>
          <w:rFonts w:ascii="Arial" w:eastAsia="Arial" w:hAnsi="Arial" w:cs="Arial"/>
          <w:color w:val="000000"/>
          <w:sz w:val="22"/>
          <w:szCs w:val="22"/>
        </w:rPr>
        <w:t>Los repositorio de cada estudiante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2C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2CE" w16cid:durableId="41B71B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448BA3" w14:textId="77777777" w:rsidR="00A624BB" w:rsidRDefault="00A624BB">
      <w:pPr>
        <w:spacing w:line="240" w:lineRule="auto"/>
      </w:pPr>
      <w:r>
        <w:separator/>
      </w:r>
    </w:p>
  </w:endnote>
  <w:endnote w:type="continuationSeparator" w:id="0">
    <w:p w14:paraId="6ABB3D65" w14:textId="77777777" w:rsidR="00A624BB" w:rsidRDefault="00A624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C8568E" w14:textId="77777777" w:rsidR="00A624BB" w:rsidRDefault="00A624BB">
      <w:pPr>
        <w:spacing w:line="240" w:lineRule="auto"/>
      </w:pPr>
      <w:r>
        <w:separator/>
      </w:r>
    </w:p>
  </w:footnote>
  <w:footnote w:type="continuationSeparator" w:id="0">
    <w:p w14:paraId="76128929" w14:textId="77777777" w:rsidR="00A624BB" w:rsidRDefault="00A624B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0EA7" w14:textId="77777777" w:rsidR="00F65A5D" w:rsidRDefault="00F65A5D" w:rsidP="00F65A5D">
    <w:pPr>
      <w:pBdr>
        <w:top w:val="nil"/>
        <w:left w:val="nil"/>
        <w:bottom w:val="nil"/>
        <w:right w:val="nil"/>
        <w:between w:val="nil"/>
      </w:pBdr>
      <w:tabs>
        <w:tab w:val="center" w:pos="4419"/>
        <w:tab w:val="right" w:pos="8838"/>
      </w:tabs>
      <w:spacing w:line="240" w:lineRule="auto"/>
      <w:jc w:val="center"/>
      <w:rPr>
        <w:color w:val="000000"/>
      </w:rPr>
    </w:pPr>
    <w:r>
      <w:rPr>
        <w:color w:val="000000"/>
        <w:sz w:val="20"/>
        <w:szCs w:val="20"/>
      </w:rPr>
      <w:tab/>
    </w:r>
    <w:r w:rsidRPr="00F65A5D">
      <w:rPr>
        <w:color w:val="000000"/>
        <w:sz w:val="20"/>
        <w:szCs w:val="20"/>
      </w:rPr>
      <w:t>COMPLEMENTARIEDAD DEL SISTEMA ELÉCTRICO COLOMBIANO</w:t>
    </w:r>
    <w:r>
      <w:rPr>
        <w:color w:val="000000"/>
      </w:rPr>
      <w:tab/>
    </w:r>
  </w:p>
  <w:p w14:paraId="5E99F7EB" w14:textId="191F28B3" w:rsidR="00F65A5D" w:rsidRDefault="00F65A5D" w:rsidP="00F65A5D">
    <w:pPr>
      <w:pBdr>
        <w:top w:val="nil"/>
        <w:left w:val="nil"/>
        <w:bottom w:val="nil"/>
        <w:right w:val="nil"/>
        <w:between w:val="nil"/>
      </w:pBdr>
      <w:tabs>
        <w:tab w:val="center" w:pos="4419"/>
        <w:tab w:val="right" w:pos="8838"/>
      </w:tabs>
      <w:spacing w:line="240" w:lineRule="auto"/>
      <w:jc w:val="center"/>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Pr>
        <w:color w:val="000000"/>
        <w:sz w:val="20"/>
        <w:szCs w:val="20"/>
      </w:rPr>
      <w:t>4</w:t>
    </w:r>
    <w:r>
      <w:rPr>
        <w:color w:val="000000"/>
        <w:sz w:val="20"/>
        <w:szCs w:val="20"/>
      </w:rPr>
      <w:fldChar w:fldCharType="end"/>
    </w:r>
  </w:p>
  <w:p w14:paraId="53C8D400" w14:textId="77777777" w:rsidR="00F65A5D" w:rsidRDefault="00F65A5D" w:rsidP="00F65A5D">
    <w:pPr>
      <w:pBdr>
        <w:top w:val="nil"/>
        <w:left w:val="nil"/>
        <w:bottom w:val="nil"/>
        <w:right w:val="nil"/>
        <w:between w:val="nil"/>
      </w:pBdr>
      <w:tabs>
        <w:tab w:val="center" w:pos="4419"/>
        <w:tab w:val="right" w:pos="8838"/>
      </w:tabs>
      <w:spacing w:line="240" w:lineRule="auto"/>
      <w:jc w:val="left"/>
      <w:rPr>
        <w:color w:val="000000"/>
        <w:sz w:val="20"/>
        <w:szCs w:val="20"/>
      </w:rPr>
    </w:pPr>
    <w:bookmarkStart w:id="42" w:name="_heading=h.1gf8i83" w:colFirst="0" w:colLast="0"/>
    <w:bookmarkEnd w:id="42"/>
    <w:r>
      <w:pict w14:anchorId="267E83FB">
        <v:rect id="_x0000_i1034" style="width:0;height:1.5pt" o:hralign="center" o:hrstd="t" o:hr="t" fillcolor="#a0a0a0" stroked="f"/>
      </w:pict>
    </w:r>
  </w:p>
  <w:p w14:paraId="475F786E" w14:textId="77777777" w:rsidR="00F65A5D" w:rsidRDefault="00F65A5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95673"/>
    <w:multiLevelType w:val="multilevel"/>
    <w:tmpl w:val="7E8057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5A10894"/>
    <w:multiLevelType w:val="multilevel"/>
    <w:tmpl w:val="778EDE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6671310"/>
    <w:multiLevelType w:val="multilevel"/>
    <w:tmpl w:val="1046BD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D873F99"/>
    <w:multiLevelType w:val="hybridMultilevel"/>
    <w:tmpl w:val="85AEFE12"/>
    <w:lvl w:ilvl="0" w:tplc="6FB03830">
      <w:numFmt w:val="bullet"/>
      <w:lvlText w:val="-"/>
      <w:lvlJc w:val="left"/>
      <w:pPr>
        <w:ind w:left="720" w:hanging="360"/>
      </w:pPr>
      <w:rPr>
        <w:rFonts w:ascii="Arial" w:eastAsiaTheme="minorHAnsi"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786ACD"/>
    <w:multiLevelType w:val="multilevel"/>
    <w:tmpl w:val="09DA47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8787748"/>
    <w:multiLevelType w:val="hybridMultilevel"/>
    <w:tmpl w:val="CB98448C"/>
    <w:lvl w:ilvl="0" w:tplc="6FB0383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49F04F8D"/>
    <w:multiLevelType w:val="multilevel"/>
    <w:tmpl w:val="478E5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CA22209"/>
    <w:multiLevelType w:val="hybridMultilevel"/>
    <w:tmpl w:val="D3D29B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DF0E8C"/>
    <w:multiLevelType w:val="multilevel"/>
    <w:tmpl w:val="7A5C9C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2981BD0"/>
    <w:multiLevelType w:val="hybridMultilevel"/>
    <w:tmpl w:val="1B501B48"/>
    <w:lvl w:ilvl="0" w:tplc="6FB0383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DE52A94"/>
    <w:multiLevelType w:val="hybridMultilevel"/>
    <w:tmpl w:val="51A492BC"/>
    <w:lvl w:ilvl="0" w:tplc="6FB0383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32639D8"/>
    <w:multiLevelType w:val="multilevel"/>
    <w:tmpl w:val="85BAD18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2" w15:restartNumberingAfterBreak="0">
    <w:nsid w:val="77803AFF"/>
    <w:multiLevelType w:val="multilevel"/>
    <w:tmpl w:val="10C25EB8"/>
    <w:lvl w:ilvl="0">
      <w:start w:val="1"/>
      <w:numFmt w:val="decimal"/>
      <w:lvlText w:val="%1."/>
      <w:lvlJc w:val="left"/>
      <w:pPr>
        <w:ind w:left="360" w:hanging="360"/>
      </w:pPr>
    </w:lvl>
    <w:lvl w:ilvl="1">
      <w:start w:val="1"/>
      <w:numFmt w:val="decimal"/>
      <w:lvlText w:val="%1.%2."/>
      <w:lvlJc w:val="left"/>
      <w:pPr>
        <w:ind w:left="360" w:hanging="360"/>
      </w:pPr>
      <w:rPr>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691254407">
    <w:abstractNumId w:val="6"/>
  </w:num>
  <w:num w:numId="2" w16cid:durableId="527257283">
    <w:abstractNumId w:val="2"/>
  </w:num>
  <w:num w:numId="3" w16cid:durableId="831021508">
    <w:abstractNumId w:val="4"/>
  </w:num>
  <w:num w:numId="4" w16cid:durableId="1242370394">
    <w:abstractNumId w:val="1"/>
  </w:num>
  <w:num w:numId="5" w16cid:durableId="607153385">
    <w:abstractNumId w:val="8"/>
  </w:num>
  <w:num w:numId="6" w16cid:durableId="2073968359">
    <w:abstractNumId w:val="11"/>
  </w:num>
  <w:num w:numId="7" w16cid:durableId="592470386">
    <w:abstractNumId w:val="12"/>
  </w:num>
  <w:num w:numId="8" w16cid:durableId="1094671930">
    <w:abstractNumId w:val="0"/>
  </w:num>
  <w:num w:numId="9" w16cid:durableId="82531930">
    <w:abstractNumId w:val="9"/>
  </w:num>
  <w:num w:numId="10" w16cid:durableId="343944713">
    <w:abstractNumId w:val="7"/>
  </w:num>
  <w:num w:numId="11" w16cid:durableId="520323065">
    <w:abstractNumId w:val="3"/>
  </w:num>
  <w:num w:numId="12" w16cid:durableId="148794600">
    <w:abstractNumId w:val="5"/>
  </w:num>
  <w:num w:numId="13" w16cid:durableId="9499756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8CD"/>
    <w:rsid w:val="000115DB"/>
    <w:rsid w:val="00014504"/>
    <w:rsid w:val="0005543F"/>
    <w:rsid w:val="000D2D02"/>
    <w:rsid w:val="000E27E1"/>
    <w:rsid w:val="000E3347"/>
    <w:rsid w:val="00153ED8"/>
    <w:rsid w:val="00175C2D"/>
    <w:rsid w:val="001B1A5B"/>
    <w:rsid w:val="001C4CA7"/>
    <w:rsid w:val="002148CD"/>
    <w:rsid w:val="00245E58"/>
    <w:rsid w:val="00246D15"/>
    <w:rsid w:val="00271BAE"/>
    <w:rsid w:val="00282CD2"/>
    <w:rsid w:val="002B086A"/>
    <w:rsid w:val="002C1791"/>
    <w:rsid w:val="002F7A5F"/>
    <w:rsid w:val="00304CAB"/>
    <w:rsid w:val="003205F3"/>
    <w:rsid w:val="00386FDF"/>
    <w:rsid w:val="003F6A52"/>
    <w:rsid w:val="00431447"/>
    <w:rsid w:val="004C0FDB"/>
    <w:rsid w:val="004E2E59"/>
    <w:rsid w:val="004F406C"/>
    <w:rsid w:val="005730FF"/>
    <w:rsid w:val="00585826"/>
    <w:rsid w:val="005860D6"/>
    <w:rsid w:val="00592F9D"/>
    <w:rsid w:val="005A77E3"/>
    <w:rsid w:val="005D3237"/>
    <w:rsid w:val="005D3F6F"/>
    <w:rsid w:val="005F1620"/>
    <w:rsid w:val="00622801"/>
    <w:rsid w:val="00674FBB"/>
    <w:rsid w:val="006F0443"/>
    <w:rsid w:val="00710FDE"/>
    <w:rsid w:val="00714410"/>
    <w:rsid w:val="00734D97"/>
    <w:rsid w:val="007356C5"/>
    <w:rsid w:val="00757E15"/>
    <w:rsid w:val="007767C2"/>
    <w:rsid w:val="007A123C"/>
    <w:rsid w:val="007B35C6"/>
    <w:rsid w:val="007C256A"/>
    <w:rsid w:val="007D3EDA"/>
    <w:rsid w:val="007F405B"/>
    <w:rsid w:val="007F774F"/>
    <w:rsid w:val="0085406E"/>
    <w:rsid w:val="00866418"/>
    <w:rsid w:val="008829BD"/>
    <w:rsid w:val="008D3A10"/>
    <w:rsid w:val="008D6B45"/>
    <w:rsid w:val="008E6FEE"/>
    <w:rsid w:val="009458D3"/>
    <w:rsid w:val="00987570"/>
    <w:rsid w:val="00994DD6"/>
    <w:rsid w:val="009A3D93"/>
    <w:rsid w:val="009F1AF1"/>
    <w:rsid w:val="00A142D4"/>
    <w:rsid w:val="00A44557"/>
    <w:rsid w:val="00A624BB"/>
    <w:rsid w:val="00A84E98"/>
    <w:rsid w:val="00AB63CA"/>
    <w:rsid w:val="00AD3076"/>
    <w:rsid w:val="00AE5C22"/>
    <w:rsid w:val="00B302D5"/>
    <w:rsid w:val="00B617E0"/>
    <w:rsid w:val="00B65312"/>
    <w:rsid w:val="00B71ACF"/>
    <w:rsid w:val="00B76AA9"/>
    <w:rsid w:val="00B866BF"/>
    <w:rsid w:val="00BA691B"/>
    <w:rsid w:val="00BD48EF"/>
    <w:rsid w:val="00C14084"/>
    <w:rsid w:val="00C65761"/>
    <w:rsid w:val="00CC77EB"/>
    <w:rsid w:val="00CE72C7"/>
    <w:rsid w:val="00CF1266"/>
    <w:rsid w:val="00CF3CAA"/>
    <w:rsid w:val="00D50E12"/>
    <w:rsid w:val="00D87772"/>
    <w:rsid w:val="00DB4B2F"/>
    <w:rsid w:val="00E96CB2"/>
    <w:rsid w:val="00F209ED"/>
    <w:rsid w:val="00F3467E"/>
    <w:rsid w:val="00F418FC"/>
    <w:rsid w:val="00F65A5D"/>
    <w:rsid w:val="00F7199B"/>
    <w:rsid w:val="00FB3D0B"/>
    <w:rsid w:val="00FC2375"/>
    <w:rsid w:val="00FC4404"/>
    <w:rsid w:val="00FC6F7F"/>
    <w:rsid w:val="00FD24EC"/>
    <w:rsid w:val="00FD78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54890"/>
  <w15:docId w15:val="{0FC9A6C4-99CC-4130-95EF-370ADB8B2E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s-CO"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CF375A"/>
  </w:style>
  <w:style w:type="paragraph" w:styleId="Ttulo1">
    <w:name w:val="heading 1"/>
    <w:aliases w:val="Nivel 1 APA"/>
    <w:basedOn w:val="Normal"/>
    <w:next w:val="Normal"/>
    <w:link w:val="Ttulo1Car"/>
    <w:uiPriority w:val="9"/>
    <w:qFormat/>
    <w:rsid w:val="00883AF0"/>
    <w:pPr>
      <w:keepNext/>
      <w:keepLines/>
      <w:jc w:val="center"/>
      <w:outlineLvl w:val="0"/>
    </w:pPr>
    <w:rPr>
      <w:rFonts w:eastAsiaTheme="majorEastAsia" w:cstheme="majorBidi"/>
      <w:b/>
      <w:szCs w:val="32"/>
    </w:rPr>
  </w:style>
  <w:style w:type="paragraph" w:styleId="Ttulo2">
    <w:name w:val="heading 2"/>
    <w:aliases w:val="Nivel 2 APA"/>
    <w:basedOn w:val="Normal"/>
    <w:next w:val="Normal"/>
    <w:link w:val="Ttulo2Car"/>
    <w:uiPriority w:val="9"/>
    <w:unhideWhenUsed/>
    <w:qFormat/>
    <w:rsid w:val="000A7650"/>
    <w:pPr>
      <w:keepNext/>
      <w:keepLines/>
      <w:jc w:val="left"/>
      <w:outlineLvl w:val="1"/>
    </w:pPr>
    <w:rPr>
      <w:rFonts w:eastAsiaTheme="majorEastAsia" w:cstheme="majorBidi"/>
      <w:b/>
      <w:szCs w:val="26"/>
    </w:rPr>
  </w:style>
  <w:style w:type="paragraph" w:styleId="Ttulo3">
    <w:name w:val="heading 3"/>
    <w:aliases w:val="Nivel 3 APA"/>
    <w:basedOn w:val="Normal"/>
    <w:next w:val="Normal"/>
    <w:link w:val="Ttulo3Car"/>
    <w:uiPriority w:val="9"/>
    <w:unhideWhenUsed/>
    <w:qFormat/>
    <w:rsid w:val="000559D7"/>
    <w:pPr>
      <w:keepNext/>
      <w:keepLines/>
      <w:jc w:val="left"/>
      <w:outlineLvl w:val="2"/>
    </w:pPr>
    <w:rPr>
      <w:rFonts w:eastAsiaTheme="majorEastAsia" w:cstheme="majorBidi"/>
      <w:b/>
      <w:i/>
    </w:rPr>
  </w:style>
  <w:style w:type="paragraph" w:styleId="Ttulo4">
    <w:name w:val="heading 4"/>
    <w:aliases w:val="Nivel 4 APA"/>
    <w:basedOn w:val="Normal"/>
    <w:next w:val="Normal"/>
    <w:link w:val="Ttulo4Car"/>
    <w:uiPriority w:val="9"/>
    <w:unhideWhenUsed/>
    <w:qFormat/>
    <w:rsid w:val="000A1F65"/>
    <w:pPr>
      <w:keepNext/>
      <w:keepLines/>
      <w:ind w:left="709"/>
      <w:jc w:val="left"/>
      <w:outlineLvl w:val="3"/>
    </w:pPr>
    <w:rPr>
      <w:rFonts w:eastAsiaTheme="majorEastAsia" w:cstheme="majorBidi"/>
      <w:b/>
      <w:iCs/>
    </w:rPr>
  </w:style>
  <w:style w:type="paragraph" w:styleId="Ttulo5">
    <w:name w:val="heading 5"/>
    <w:aliases w:val="Nivel 5 APA"/>
    <w:basedOn w:val="Normal"/>
    <w:next w:val="Normal"/>
    <w:link w:val="Ttulo5Car"/>
    <w:uiPriority w:val="9"/>
    <w:unhideWhenUsed/>
    <w:qFormat/>
    <w:rsid w:val="008203A8"/>
    <w:pPr>
      <w:keepNext/>
      <w:keepLines/>
      <w:ind w:left="709"/>
      <w:jc w:val="left"/>
      <w:outlineLvl w:val="4"/>
    </w:pPr>
    <w:rPr>
      <w:rFonts w:eastAsiaTheme="majorEastAsia" w:cstheme="majorBidi"/>
      <w:b/>
      <w:i/>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92860"/>
    <w:pPr>
      <w:spacing w:line="240" w:lineRule="auto"/>
      <w:contextualSpacing/>
    </w:pPr>
    <w:rPr>
      <w:rFonts w:asciiTheme="majorHAnsi" w:eastAsiaTheme="majorEastAsia" w:hAnsiTheme="majorHAnsi" w:cstheme="majorBidi"/>
      <w:spacing w:val="-10"/>
      <w:kern w:val="28"/>
      <w:sz w:val="56"/>
      <w:szCs w:val="56"/>
    </w:rPr>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APA Car"/>
    <w:basedOn w:val="Fuentedeprrafopredeter"/>
    <w:link w:val="Ttulo1"/>
    <w:uiPriority w:val="9"/>
    <w:rsid w:val="00553A44"/>
    <w:rPr>
      <w:rFonts w:ascii="Times New Roman" w:eastAsiaTheme="majorEastAsia" w:hAnsi="Times New Roman" w:cstheme="majorBidi"/>
      <w:b/>
      <w:sz w:val="24"/>
      <w:szCs w:val="32"/>
    </w:rPr>
  </w:style>
  <w:style w:type="character" w:customStyle="1" w:styleId="Ttulo2Car">
    <w:name w:val="Título 2 Car"/>
    <w:aliases w:val="Nivel 2 APA Car"/>
    <w:basedOn w:val="Fuentedeprrafopredeter"/>
    <w:link w:val="Ttulo2"/>
    <w:uiPriority w:val="9"/>
    <w:rsid w:val="000A7650"/>
    <w:rPr>
      <w:rFonts w:ascii="Times New Roman" w:eastAsiaTheme="majorEastAsia" w:hAnsi="Times New Roman" w:cstheme="majorBidi"/>
      <w:b/>
      <w:sz w:val="24"/>
      <w:szCs w:val="26"/>
    </w:rPr>
  </w:style>
  <w:style w:type="character" w:customStyle="1" w:styleId="Ttulo3Car">
    <w:name w:val="Título 3 Car"/>
    <w:aliases w:val="Nivel 3 APA Car"/>
    <w:basedOn w:val="Fuentedeprrafopredeter"/>
    <w:link w:val="Ttulo3"/>
    <w:uiPriority w:val="9"/>
    <w:rsid w:val="00B77F22"/>
    <w:rPr>
      <w:rFonts w:ascii="Times New Roman" w:eastAsiaTheme="majorEastAsia" w:hAnsi="Times New Roman" w:cstheme="majorBidi"/>
      <w:b/>
      <w:i/>
      <w:sz w:val="24"/>
      <w:szCs w:val="24"/>
    </w:rPr>
  </w:style>
  <w:style w:type="character" w:customStyle="1" w:styleId="Ttulo4Car">
    <w:name w:val="Título 4 Car"/>
    <w:aliases w:val="Nivel 4 APA Car"/>
    <w:basedOn w:val="Fuentedeprrafopredeter"/>
    <w:link w:val="Ttulo4"/>
    <w:uiPriority w:val="9"/>
    <w:rsid w:val="00B77F22"/>
    <w:rPr>
      <w:rFonts w:ascii="Times New Roman" w:eastAsiaTheme="majorEastAsia" w:hAnsi="Times New Roman" w:cstheme="majorBidi"/>
      <w:b/>
      <w:iCs/>
      <w:sz w:val="24"/>
    </w:rPr>
  </w:style>
  <w:style w:type="paragraph" w:styleId="TtuloTDC">
    <w:name w:val="TOC Heading"/>
    <w:basedOn w:val="Ttulo1"/>
    <w:next w:val="Normal"/>
    <w:uiPriority w:val="39"/>
    <w:unhideWhenUsed/>
    <w:qFormat/>
    <w:rsid w:val="00C909C4"/>
    <w:pPr>
      <w:outlineLvl w:val="9"/>
    </w:pPr>
    <w:rPr>
      <w:lang w:eastAsia="es-CO"/>
    </w:rPr>
  </w:style>
  <w:style w:type="paragraph" w:styleId="TDC1">
    <w:name w:val="toc 1"/>
    <w:basedOn w:val="Normal"/>
    <w:next w:val="Normal"/>
    <w:autoRedefine/>
    <w:uiPriority w:val="39"/>
    <w:unhideWhenUsed/>
    <w:rsid w:val="00825190"/>
    <w:pPr>
      <w:tabs>
        <w:tab w:val="right" w:leader="dot" w:pos="9394"/>
      </w:tabs>
      <w:spacing w:before="240" w:after="240" w:line="240" w:lineRule="auto"/>
      <w:jc w:val="left"/>
    </w:pPr>
  </w:style>
  <w:style w:type="paragraph" w:styleId="TDC2">
    <w:name w:val="toc 2"/>
    <w:basedOn w:val="Normal"/>
    <w:next w:val="Normal"/>
    <w:autoRedefine/>
    <w:uiPriority w:val="39"/>
    <w:unhideWhenUsed/>
    <w:rsid w:val="001A5143"/>
    <w:pPr>
      <w:spacing w:before="240" w:after="240" w:line="240" w:lineRule="auto"/>
      <w:ind w:left="238"/>
      <w:jc w:val="left"/>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1A5143"/>
    <w:pPr>
      <w:spacing w:before="240" w:after="240" w:line="240" w:lineRule="auto"/>
      <w:ind w:left="442"/>
      <w:jc w:val="left"/>
    </w:pPr>
    <w:rPr>
      <w:rFonts w:eastAsiaTheme="minorEastAsia"/>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60175E"/>
    <w:pPr>
      <w:spacing w:after="120" w:line="240" w:lineRule="auto"/>
      <w:jc w:val="left"/>
    </w:pPr>
    <w:rPr>
      <w:i/>
      <w:iCs/>
      <w:szCs w:val="18"/>
    </w:rPr>
  </w:style>
  <w:style w:type="character" w:customStyle="1" w:styleId="Estilo10">
    <w:name w:val="Estilo10"/>
    <w:basedOn w:val="Fuentedeprrafopredeter"/>
    <w:uiPriority w:val="1"/>
    <w:rsid w:val="001E1DD5"/>
    <w:rPr>
      <w:rFonts w:ascii="Times New Roman" w:hAnsi="Times New Roman"/>
      <w:sz w:val="20"/>
    </w:rPr>
  </w:style>
  <w:style w:type="paragraph" w:styleId="Prrafodelista">
    <w:name w:val="List Paragraph"/>
    <w:basedOn w:val="Normal"/>
    <w:uiPriority w:val="34"/>
    <w:qFormat/>
    <w:rsid w:val="00317330"/>
    <w:pPr>
      <w:contextualSpacing/>
    </w:pPr>
  </w:style>
  <w:style w:type="character" w:customStyle="1" w:styleId="Ttulo5Car">
    <w:name w:val="Título 5 Car"/>
    <w:aliases w:val="Nivel 5 APA Car"/>
    <w:basedOn w:val="Fuentedeprrafopredeter"/>
    <w:link w:val="Ttulo5"/>
    <w:uiPriority w:val="9"/>
    <w:rsid w:val="008203A8"/>
    <w:rPr>
      <w:rFonts w:ascii="Times New Roman" w:eastAsiaTheme="majorEastAsia" w:hAnsi="Times New Roman" w:cstheme="majorBidi"/>
      <w:b/>
      <w:i/>
      <w:sz w:val="24"/>
    </w:rPr>
  </w:style>
  <w:style w:type="paragraph" w:styleId="Bibliografa">
    <w:name w:val="Bibliography"/>
    <w:basedOn w:val="Normal"/>
    <w:next w:val="Normal"/>
    <w:uiPriority w:val="37"/>
    <w:unhideWhenUsed/>
    <w:rsid w:val="00377F9C"/>
  </w:style>
  <w:style w:type="paragraph" w:styleId="Textonotapie">
    <w:name w:val="footnote text"/>
    <w:basedOn w:val="Normal"/>
    <w:link w:val="TextonotapieCar"/>
    <w:uiPriority w:val="99"/>
    <w:semiHidden/>
    <w:unhideWhenUsed/>
    <w:rsid w:val="009B35C3"/>
    <w:pPr>
      <w:spacing w:line="240" w:lineRule="auto"/>
    </w:pPr>
    <w:rPr>
      <w:sz w:val="20"/>
      <w:szCs w:val="20"/>
    </w:rPr>
  </w:style>
  <w:style w:type="character" w:customStyle="1" w:styleId="TextonotapieCar">
    <w:name w:val="Texto nota pie Car"/>
    <w:basedOn w:val="Fuentedeprrafopredeter"/>
    <w:link w:val="Textonotapie"/>
    <w:uiPriority w:val="99"/>
    <w:semiHidden/>
    <w:rsid w:val="009B35C3"/>
    <w:rPr>
      <w:rFonts w:ascii="Times New Roman" w:hAnsi="Times New Roman"/>
      <w:sz w:val="20"/>
      <w:szCs w:val="20"/>
    </w:rPr>
  </w:style>
  <w:style w:type="character" w:styleId="Refdenotaalpie">
    <w:name w:val="footnote reference"/>
    <w:basedOn w:val="Fuentedeprrafopredeter"/>
    <w:uiPriority w:val="99"/>
    <w:semiHidden/>
    <w:unhideWhenUsed/>
    <w:rsid w:val="009B35C3"/>
    <w:rPr>
      <w:vertAlign w:val="superscript"/>
    </w:rPr>
  </w:style>
  <w:style w:type="character" w:styleId="Refdenotaalfinal">
    <w:name w:val="endnote reference"/>
    <w:basedOn w:val="Fuentedeprrafopredeter"/>
    <w:uiPriority w:val="99"/>
    <w:semiHidden/>
    <w:unhideWhenUsed/>
    <w:rsid w:val="008A4B69"/>
    <w:rPr>
      <w:vertAlign w:val="superscript"/>
    </w:rPr>
  </w:style>
  <w:style w:type="paragraph" w:styleId="Lista">
    <w:name w:val="List"/>
    <w:basedOn w:val="Normal"/>
    <w:uiPriority w:val="99"/>
    <w:unhideWhenUsed/>
    <w:rsid w:val="00892860"/>
    <w:pPr>
      <w:ind w:left="283" w:hanging="283"/>
      <w:contextualSpacing/>
    </w:pPr>
  </w:style>
  <w:style w:type="paragraph" w:styleId="Lista2">
    <w:name w:val="List 2"/>
    <w:basedOn w:val="Normal"/>
    <w:uiPriority w:val="99"/>
    <w:unhideWhenUsed/>
    <w:rsid w:val="00892860"/>
    <w:pPr>
      <w:ind w:left="566" w:hanging="283"/>
      <w:contextualSpacing/>
    </w:pPr>
  </w:style>
  <w:style w:type="paragraph" w:styleId="Saludo">
    <w:name w:val="Salutation"/>
    <w:basedOn w:val="Normal"/>
    <w:next w:val="Normal"/>
    <w:link w:val="SaludoCar"/>
    <w:uiPriority w:val="99"/>
    <w:unhideWhenUsed/>
    <w:rsid w:val="00892860"/>
  </w:style>
  <w:style w:type="character" w:customStyle="1" w:styleId="SaludoCar">
    <w:name w:val="Saludo Car"/>
    <w:basedOn w:val="Fuentedeprrafopredeter"/>
    <w:link w:val="Saludo"/>
    <w:uiPriority w:val="99"/>
    <w:rsid w:val="00892860"/>
    <w:rPr>
      <w:rFonts w:ascii="Times New Roman" w:hAnsi="Times New Roman"/>
      <w:sz w:val="24"/>
    </w:rPr>
  </w:style>
  <w:style w:type="character" w:customStyle="1" w:styleId="TtuloCar">
    <w:name w:val="Título Car"/>
    <w:basedOn w:val="Fuentedeprrafopredeter"/>
    <w:link w:val="Ttulo"/>
    <w:uiPriority w:val="10"/>
    <w:rsid w:val="00892860"/>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892860"/>
    <w:pPr>
      <w:spacing w:after="120"/>
    </w:pPr>
  </w:style>
  <w:style w:type="character" w:customStyle="1" w:styleId="TextoindependienteCar">
    <w:name w:val="Texto independiente Car"/>
    <w:basedOn w:val="Fuentedeprrafopredeter"/>
    <w:link w:val="Textoindependiente"/>
    <w:uiPriority w:val="99"/>
    <w:rsid w:val="00892860"/>
    <w:rPr>
      <w:rFonts w:ascii="Times New Roman" w:hAnsi="Times New Roman"/>
      <w:sz w:val="24"/>
    </w:rPr>
  </w:style>
  <w:style w:type="paragraph" w:styleId="Sangradetextonormal">
    <w:name w:val="Body Text Indent"/>
    <w:basedOn w:val="Normal"/>
    <w:link w:val="SangradetextonormalCar"/>
    <w:uiPriority w:val="99"/>
    <w:unhideWhenUsed/>
    <w:rsid w:val="00892860"/>
    <w:pPr>
      <w:spacing w:after="120"/>
      <w:ind w:left="283"/>
    </w:pPr>
  </w:style>
  <w:style w:type="character" w:customStyle="1" w:styleId="SangradetextonormalCar">
    <w:name w:val="Sangría de texto normal Car"/>
    <w:basedOn w:val="Fuentedeprrafopredeter"/>
    <w:link w:val="Sangradetextonormal"/>
    <w:uiPriority w:val="99"/>
    <w:rsid w:val="00892860"/>
    <w:rPr>
      <w:rFonts w:ascii="Times New Roman" w:hAnsi="Times New Roman"/>
      <w:sz w:val="24"/>
    </w:rPr>
  </w:style>
  <w:style w:type="paragraph" w:styleId="Subttulo">
    <w:name w:val="Subtitle"/>
    <w:basedOn w:val="Normal"/>
    <w:next w:val="Normal"/>
    <w:link w:val="SubttuloCar"/>
    <w:pPr>
      <w:spacing w:after="160"/>
    </w:pPr>
    <w:rPr>
      <w:rFonts w:ascii="Calibri" w:eastAsia="Calibri" w:hAnsi="Calibri" w:cs="Calibri"/>
      <w:color w:val="5A5A5A"/>
      <w:sz w:val="22"/>
      <w:szCs w:val="22"/>
    </w:rPr>
  </w:style>
  <w:style w:type="character" w:customStyle="1" w:styleId="SubttuloCar">
    <w:name w:val="Subtítulo Car"/>
    <w:basedOn w:val="Fuentedeprrafopredeter"/>
    <w:link w:val="Subttulo"/>
    <w:uiPriority w:val="11"/>
    <w:rsid w:val="00892860"/>
    <w:rPr>
      <w:rFonts w:eastAsiaTheme="minorEastAsia"/>
      <w:color w:val="5A5A5A" w:themeColor="text1" w:themeTint="A5"/>
      <w:spacing w:val="15"/>
    </w:rPr>
  </w:style>
  <w:style w:type="paragraph" w:customStyle="1" w:styleId="Caracteresenmarcados">
    <w:name w:val="Caracteres enmarcados"/>
    <w:basedOn w:val="Normal"/>
    <w:rsid w:val="00892860"/>
  </w:style>
  <w:style w:type="paragraph" w:styleId="Textoindependienteprimerasangra">
    <w:name w:val="Body Text First Indent"/>
    <w:basedOn w:val="Textoindependiente"/>
    <w:link w:val="TextoindependienteprimerasangraCar"/>
    <w:uiPriority w:val="99"/>
    <w:unhideWhenUsed/>
    <w:rsid w:val="00892860"/>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892860"/>
    <w:rPr>
      <w:rFonts w:ascii="Times New Roman" w:hAnsi="Times New Roman"/>
      <w:sz w:val="24"/>
    </w:rPr>
  </w:style>
  <w:style w:type="paragraph" w:styleId="Textoindependienteprimerasangra2">
    <w:name w:val="Body Text First Indent 2"/>
    <w:basedOn w:val="Sangradetextonormal"/>
    <w:link w:val="Textoindependienteprimerasangra2Car"/>
    <w:uiPriority w:val="99"/>
    <w:unhideWhenUsed/>
    <w:rsid w:val="00892860"/>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892860"/>
    <w:rPr>
      <w:rFonts w:ascii="Times New Roman" w:hAnsi="Times New Roman"/>
      <w:sz w:val="24"/>
    </w:rPr>
  </w:style>
  <w:style w:type="paragraph" w:customStyle="1" w:styleId="PrrAPA">
    <w:name w:val="Párr.APA"/>
    <w:basedOn w:val="Normal"/>
    <w:link w:val="PrrAPACar"/>
    <w:qFormat/>
    <w:rsid w:val="00F25464"/>
    <w:pPr>
      <w:ind w:firstLine="709"/>
    </w:pPr>
  </w:style>
  <w:style w:type="paragraph" w:customStyle="1" w:styleId="Cita40">
    <w:name w:val="Cita+40"/>
    <w:basedOn w:val="Textocomentario"/>
    <w:link w:val="Cita40Car"/>
    <w:qFormat/>
    <w:rsid w:val="001913F2"/>
    <w:pPr>
      <w:spacing w:line="360" w:lineRule="auto"/>
      <w:ind w:left="709"/>
    </w:pPr>
    <w:rPr>
      <w:sz w:val="24"/>
    </w:rPr>
  </w:style>
  <w:style w:type="paragraph" w:styleId="TDC4">
    <w:name w:val="toc 4"/>
    <w:basedOn w:val="Normal"/>
    <w:next w:val="Normal"/>
    <w:autoRedefine/>
    <w:uiPriority w:val="39"/>
    <w:unhideWhenUsed/>
    <w:rsid w:val="001A5143"/>
    <w:pPr>
      <w:spacing w:before="240" w:after="240" w:line="240" w:lineRule="auto"/>
      <w:ind w:left="720"/>
      <w:jc w:val="left"/>
    </w:pPr>
  </w:style>
  <w:style w:type="paragraph" w:styleId="TDC5">
    <w:name w:val="toc 5"/>
    <w:basedOn w:val="Normal"/>
    <w:next w:val="Normal"/>
    <w:autoRedefine/>
    <w:uiPriority w:val="39"/>
    <w:unhideWhenUsed/>
    <w:rsid w:val="001A5143"/>
    <w:pPr>
      <w:spacing w:before="240" w:after="240" w:line="240" w:lineRule="auto"/>
      <w:ind w:left="958"/>
      <w:jc w:val="left"/>
    </w:pPr>
  </w:style>
  <w:style w:type="paragraph" w:styleId="Tabladeilustraciones">
    <w:name w:val="table of figures"/>
    <w:basedOn w:val="Normal"/>
    <w:next w:val="Normal"/>
    <w:uiPriority w:val="99"/>
    <w:unhideWhenUsed/>
    <w:rsid w:val="008E10F2"/>
    <w:pPr>
      <w:spacing w:before="240" w:after="240" w:line="240" w:lineRule="auto"/>
      <w:jc w:val="left"/>
    </w:pPr>
  </w:style>
  <w:style w:type="paragraph" w:customStyle="1" w:styleId="PrrIEEE">
    <w:name w:val="Párr.IEEE"/>
    <w:basedOn w:val="Normal"/>
    <w:link w:val="PrrIEEECar"/>
    <w:rsid w:val="00BD79EE"/>
    <w:pPr>
      <w:ind w:firstLine="680"/>
    </w:pPr>
  </w:style>
  <w:style w:type="character" w:customStyle="1" w:styleId="PrrIEEECar">
    <w:name w:val="Párr.IEEE Car"/>
    <w:basedOn w:val="Fuentedeprrafopredeter"/>
    <w:link w:val="PrrIEEE"/>
    <w:rsid w:val="00BD79EE"/>
    <w:rPr>
      <w:rFonts w:ascii="Times New Roman" w:hAnsi="Times New Roman" w:cs="Times New Roman"/>
      <w:sz w:val="24"/>
      <w:szCs w:val="24"/>
    </w:rPr>
  </w:style>
  <w:style w:type="character" w:customStyle="1" w:styleId="PrrAPACar">
    <w:name w:val="Párr.APA Car"/>
    <w:basedOn w:val="Fuentedeprrafopredeter"/>
    <w:link w:val="PrrAPA"/>
    <w:rsid w:val="00A2232C"/>
    <w:rPr>
      <w:rFonts w:ascii="Times New Roman" w:hAnsi="Times New Roman" w:cs="Times New Roman"/>
      <w:sz w:val="24"/>
      <w:szCs w:val="24"/>
    </w:rPr>
  </w:style>
  <w:style w:type="character" w:customStyle="1" w:styleId="Cita40Car">
    <w:name w:val="Cita+40 Car"/>
    <w:basedOn w:val="Fuentedeprrafopredeter"/>
    <w:link w:val="Cita40"/>
    <w:rsid w:val="00806D04"/>
    <w:rPr>
      <w:rFonts w:ascii="Times New Roman" w:hAnsi="Times New Roman"/>
      <w:sz w:val="24"/>
      <w:szCs w:val="20"/>
    </w:rPr>
  </w:style>
  <w:style w:type="character" w:customStyle="1" w:styleId="Mencinsinresolver1">
    <w:name w:val="Mención sin resolver1"/>
    <w:basedOn w:val="Fuentedeprrafopredeter"/>
    <w:uiPriority w:val="99"/>
    <w:semiHidden/>
    <w:unhideWhenUsed/>
    <w:rsid w:val="00CE5AFD"/>
    <w:rPr>
      <w:color w:val="605E5C"/>
      <w:shd w:val="clear" w:color="auto" w:fill="E1DFDD"/>
    </w:rPr>
  </w:style>
  <w:style w:type="paragraph" w:styleId="Sinespaciado">
    <w:name w:val="No Spacing"/>
    <w:uiPriority w:val="1"/>
    <w:rsid w:val="00CE5AFD"/>
    <w:pPr>
      <w:spacing w:line="240" w:lineRule="auto"/>
    </w:pPr>
    <w:rPr>
      <w:rFonts w:ascii="Calibri" w:eastAsia="Calibri" w:hAnsi="Calibri"/>
    </w:rPr>
  </w:style>
  <w:style w:type="paragraph" w:customStyle="1" w:styleId="Normal1">
    <w:name w:val="Normal1"/>
    <w:basedOn w:val="Normal"/>
    <w:link w:val="normalCar"/>
    <w:rsid w:val="00CE5AFD"/>
    <w:pPr>
      <w:spacing w:after="160" w:line="259" w:lineRule="auto"/>
      <w:jc w:val="left"/>
    </w:pPr>
  </w:style>
  <w:style w:type="character" w:customStyle="1" w:styleId="normalCar">
    <w:name w:val="normal Car"/>
    <w:basedOn w:val="Fuentedeprrafopredeter"/>
    <w:link w:val="Normal1"/>
    <w:rsid w:val="00CE5AFD"/>
    <w:rPr>
      <w:rFonts w:ascii="Times New Roman" w:hAnsi="Times New Roman"/>
      <w:sz w:val="24"/>
    </w:rPr>
  </w:style>
  <w:style w:type="paragraph" w:styleId="NormalWeb">
    <w:name w:val="Normal (Web)"/>
    <w:basedOn w:val="Normal"/>
    <w:uiPriority w:val="99"/>
    <w:unhideWhenUsed/>
    <w:rsid w:val="00910070"/>
    <w:pPr>
      <w:spacing w:before="100" w:beforeAutospacing="1" w:after="100" w:afterAutospacing="1" w:line="240" w:lineRule="auto"/>
      <w:jc w:val="left"/>
    </w:pPr>
    <w:rPr>
      <w:lang w:eastAsia="es-CO"/>
    </w:rPr>
  </w:style>
  <w:style w:type="paragraph" w:styleId="Revisin">
    <w:name w:val="Revision"/>
    <w:hidden/>
    <w:uiPriority w:val="99"/>
    <w:semiHidden/>
    <w:rsid w:val="009F47A3"/>
    <w:pPr>
      <w:spacing w:line="240" w:lineRule="auto"/>
    </w:pPr>
  </w:style>
  <w:style w:type="table" w:customStyle="1" w:styleId="a">
    <w:basedOn w:val="Tablanormal"/>
    <w:pPr>
      <w:spacing w:line="240" w:lineRule="auto"/>
    </w:pPr>
    <w:rPr>
      <w:sz w:val="20"/>
      <w:szCs w:val="20"/>
    </w:rPr>
    <w:tblPr>
      <w:tblStyleRowBandSize w:val="1"/>
      <w:tblStyleColBandSize w:val="1"/>
    </w:tblPr>
  </w:style>
  <w:style w:type="table" w:customStyle="1" w:styleId="a0">
    <w:basedOn w:val="Tablanormal"/>
    <w:pPr>
      <w:spacing w:line="240" w:lineRule="auto"/>
    </w:pPr>
    <w:rPr>
      <w:sz w:val="20"/>
      <w:szCs w:val="20"/>
    </w:rPr>
    <w:tblPr>
      <w:tblStyleRowBandSize w:val="1"/>
      <w:tblStyleColBandSize w:val="1"/>
    </w:tblPr>
  </w:style>
  <w:style w:type="table" w:customStyle="1" w:styleId="a1">
    <w:basedOn w:val="Tablanormal"/>
    <w:tblPr>
      <w:tblStyleRowBandSize w:val="1"/>
      <w:tblStyleColBandSize w:val="1"/>
      <w:tblCellMar>
        <w:left w:w="115" w:type="dxa"/>
        <w:right w:w="115" w:type="dxa"/>
      </w:tblCellMar>
    </w:tblPr>
  </w:style>
  <w:style w:type="table" w:customStyle="1" w:styleId="a2">
    <w:basedOn w:val="Tablanormal"/>
    <w:tblPr>
      <w:tblStyleRowBandSize w:val="1"/>
      <w:tblStyleColBandSize w:val="1"/>
      <w:tblCellMar>
        <w:left w:w="70" w:type="dxa"/>
        <w:right w:w="70" w:type="dxa"/>
      </w:tblCellMar>
    </w:tblPr>
  </w:style>
  <w:style w:type="table" w:customStyle="1" w:styleId="a3">
    <w:basedOn w:val="Tablanormal"/>
    <w:pPr>
      <w:spacing w:line="240" w:lineRule="auto"/>
    </w:pPr>
    <w:rPr>
      <w:sz w:val="20"/>
      <w:szCs w:val="20"/>
    </w:rPr>
    <w:tblPr>
      <w:tblStyleRowBandSize w:val="1"/>
      <w:tblStyleColBandSize w:val="1"/>
    </w:tblPr>
  </w:style>
  <w:style w:type="table" w:customStyle="1" w:styleId="a4">
    <w:basedOn w:val="Tablanormal"/>
    <w:pPr>
      <w:spacing w:line="240" w:lineRule="auto"/>
    </w:pPr>
    <w:rPr>
      <w:sz w:val="20"/>
      <w:szCs w:val="20"/>
    </w:rPr>
    <w:tblPr>
      <w:tblStyleRowBandSize w:val="1"/>
      <w:tblStyleColBandSize w:val="1"/>
    </w:tblPr>
  </w:style>
  <w:style w:type="character" w:styleId="CdigoHTML">
    <w:name w:val="HTML Code"/>
    <w:basedOn w:val="Fuentedeprrafopredeter"/>
    <w:uiPriority w:val="99"/>
    <w:semiHidden/>
    <w:unhideWhenUsed/>
    <w:rsid w:val="00DB4B2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652863">
      <w:bodyDiv w:val="1"/>
      <w:marLeft w:val="0"/>
      <w:marRight w:val="0"/>
      <w:marTop w:val="0"/>
      <w:marBottom w:val="0"/>
      <w:divBdr>
        <w:top w:val="none" w:sz="0" w:space="0" w:color="auto"/>
        <w:left w:val="none" w:sz="0" w:space="0" w:color="auto"/>
        <w:bottom w:val="none" w:sz="0" w:space="0" w:color="auto"/>
        <w:right w:val="none" w:sz="0" w:space="0" w:color="auto"/>
      </w:divBdr>
    </w:div>
    <w:div w:id="376127428">
      <w:bodyDiv w:val="1"/>
      <w:marLeft w:val="0"/>
      <w:marRight w:val="0"/>
      <w:marTop w:val="0"/>
      <w:marBottom w:val="0"/>
      <w:divBdr>
        <w:top w:val="none" w:sz="0" w:space="0" w:color="auto"/>
        <w:left w:val="none" w:sz="0" w:space="0" w:color="auto"/>
        <w:bottom w:val="none" w:sz="0" w:space="0" w:color="auto"/>
        <w:right w:val="none" w:sz="0" w:space="0" w:color="auto"/>
      </w:divBdr>
    </w:div>
    <w:div w:id="448280974">
      <w:bodyDiv w:val="1"/>
      <w:marLeft w:val="0"/>
      <w:marRight w:val="0"/>
      <w:marTop w:val="0"/>
      <w:marBottom w:val="0"/>
      <w:divBdr>
        <w:top w:val="none" w:sz="0" w:space="0" w:color="auto"/>
        <w:left w:val="none" w:sz="0" w:space="0" w:color="auto"/>
        <w:bottom w:val="none" w:sz="0" w:space="0" w:color="auto"/>
        <w:right w:val="none" w:sz="0" w:space="0" w:color="auto"/>
      </w:divBdr>
    </w:div>
    <w:div w:id="549801019">
      <w:bodyDiv w:val="1"/>
      <w:marLeft w:val="0"/>
      <w:marRight w:val="0"/>
      <w:marTop w:val="0"/>
      <w:marBottom w:val="0"/>
      <w:divBdr>
        <w:top w:val="none" w:sz="0" w:space="0" w:color="auto"/>
        <w:left w:val="none" w:sz="0" w:space="0" w:color="auto"/>
        <w:bottom w:val="none" w:sz="0" w:space="0" w:color="auto"/>
        <w:right w:val="none" w:sz="0" w:space="0" w:color="auto"/>
      </w:divBdr>
    </w:div>
    <w:div w:id="723261938">
      <w:bodyDiv w:val="1"/>
      <w:marLeft w:val="0"/>
      <w:marRight w:val="0"/>
      <w:marTop w:val="0"/>
      <w:marBottom w:val="0"/>
      <w:divBdr>
        <w:top w:val="none" w:sz="0" w:space="0" w:color="auto"/>
        <w:left w:val="none" w:sz="0" w:space="0" w:color="auto"/>
        <w:bottom w:val="none" w:sz="0" w:space="0" w:color="auto"/>
        <w:right w:val="none" w:sz="0" w:space="0" w:color="auto"/>
      </w:divBdr>
    </w:div>
    <w:div w:id="732627926">
      <w:bodyDiv w:val="1"/>
      <w:marLeft w:val="0"/>
      <w:marRight w:val="0"/>
      <w:marTop w:val="0"/>
      <w:marBottom w:val="0"/>
      <w:divBdr>
        <w:top w:val="none" w:sz="0" w:space="0" w:color="auto"/>
        <w:left w:val="none" w:sz="0" w:space="0" w:color="auto"/>
        <w:bottom w:val="none" w:sz="0" w:space="0" w:color="auto"/>
        <w:right w:val="none" w:sz="0" w:space="0" w:color="auto"/>
      </w:divBdr>
    </w:div>
    <w:div w:id="853376615">
      <w:bodyDiv w:val="1"/>
      <w:marLeft w:val="0"/>
      <w:marRight w:val="0"/>
      <w:marTop w:val="0"/>
      <w:marBottom w:val="0"/>
      <w:divBdr>
        <w:top w:val="none" w:sz="0" w:space="0" w:color="auto"/>
        <w:left w:val="none" w:sz="0" w:space="0" w:color="auto"/>
        <w:bottom w:val="none" w:sz="0" w:space="0" w:color="auto"/>
        <w:right w:val="none" w:sz="0" w:space="0" w:color="auto"/>
      </w:divBdr>
    </w:div>
    <w:div w:id="1132793952">
      <w:bodyDiv w:val="1"/>
      <w:marLeft w:val="0"/>
      <w:marRight w:val="0"/>
      <w:marTop w:val="0"/>
      <w:marBottom w:val="0"/>
      <w:divBdr>
        <w:top w:val="none" w:sz="0" w:space="0" w:color="auto"/>
        <w:left w:val="none" w:sz="0" w:space="0" w:color="auto"/>
        <w:bottom w:val="none" w:sz="0" w:space="0" w:color="auto"/>
        <w:right w:val="none" w:sz="0" w:space="0" w:color="auto"/>
      </w:divBdr>
      <w:divsChild>
        <w:div w:id="1689599314">
          <w:marLeft w:val="0"/>
          <w:marRight w:val="0"/>
          <w:marTop w:val="0"/>
          <w:marBottom w:val="0"/>
          <w:divBdr>
            <w:top w:val="none" w:sz="0" w:space="0" w:color="auto"/>
            <w:left w:val="none" w:sz="0" w:space="0" w:color="auto"/>
            <w:bottom w:val="none" w:sz="0" w:space="0" w:color="auto"/>
            <w:right w:val="none" w:sz="0" w:space="0" w:color="auto"/>
          </w:divBdr>
          <w:divsChild>
            <w:div w:id="1812480878">
              <w:marLeft w:val="0"/>
              <w:marRight w:val="0"/>
              <w:marTop w:val="100"/>
              <w:marBottom w:val="100"/>
              <w:divBdr>
                <w:top w:val="single" w:sz="2" w:space="0" w:color="D9D9E3"/>
                <w:left w:val="single" w:sz="2" w:space="0" w:color="D9D9E3"/>
                <w:bottom w:val="single" w:sz="2" w:space="0" w:color="D9D9E3"/>
                <w:right w:val="single" w:sz="2" w:space="0" w:color="D9D9E3"/>
              </w:divBdr>
              <w:divsChild>
                <w:div w:id="350032256">
                  <w:marLeft w:val="0"/>
                  <w:marRight w:val="0"/>
                  <w:marTop w:val="0"/>
                  <w:marBottom w:val="0"/>
                  <w:divBdr>
                    <w:top w:val="single" w:sz="2" w:space="0" w:color="D9D9E3"/>
                    <w:left w:val="single" w:sz="2" w:space="0" w:color="D9D9E3"/>
                    <w:bottom w:val="single" w:sz="2" w:space="0" w:color="D9D9E3"/>
                    <w:right w:val="single" w:sz="2" w:space="0" w:color="D9D9E3"/>
                  </w:divBdr>
                  <w:divsChild>
                    <w:div w:id="1385594622">
                      <w:marLeft w:val="0"/>
                      <w:marRight w:val="0"/>
                      <w:marTop w:val="0"/>
                      <w:marBottom w:val="0"/>
                      <w:divBdr>
                        <w:top w:val="single" w:sz="2" w:space="0" w:color="D9D9E3"/>
                        <w:left w:val="single" w:sz="2" w:space="0" w:color="D9D9E3"/>
                        <w:bottom w:val="single" w:sz="2" w:space="0" w:color="D9D9E3"/>
                        <w:right w:val="single" w:sz="2" w:space="0" w:color="D9D9E3"/>
                      </w:divBdr>
                      <w:divsChild>
                        <w:div w:id="218784977">
                          <w:marLeft w:val="0"/>
                          <w:marRight w:val="0"/>
                          <w:marTop w:val="0"/>
                          <w:marBottom w:val="0"/>
                          <w:divBdr>
                            <w:top w:val="single" w:sz="2" w:space="0" w:color="D9D9E3"/>
                            <w:left w:val="single" w:sz="2" w:space="0" w:color="D9D9E3"/>
                            <w:bottom w:val="single" w:sz="2" w:space="0" w:color="D9D9E3"/>
                            <w:right w:val="single" w:sz="2" w:space="0" w:color="D9D9E3"/>
                          </w:divBdr>
                          <w:divsChild>
                            <w:div w:id="1399521884">
                              <w:marLeft w:val="0"/>
                              <w:marRight w:val="0"/>
                              <w:marTop w:val="0"/>
                              <w:marBottom w:val="0"/>
                              <w:divBdr>
                                <w:top w:val="single" w:sz="2" w:space="0" w:color="D9D9E3"/>
                                <w:left w:val="single" w:sz="2" w:space="0" w:color="D9D9E3"/>
                                <w:bottom w:val="single" w:sz="2" w:space="0" w:color="D9D9E3"/>
                                <w:right w:val="single" w:sz="2" w:space="0" w:color="D9D9E3"/>
                              </w:divBdr>
                              <w:divsChild>
                                <w:div w:id="2100250257">
                                  <w:marLeft w:val="0"/>
                                  <w:marRight w:val="0"/>
                                  <w:marTop w:val="0"/>
                                  <w:marBottom w:val="0"/>
                                  <w:divBdr>
                                    <w:top w:val="single" w:sz="2" w:space="0" w:color="D9D9E3"/>
                                    <w:left w:val="single" w:sz="2" w:space="0" w:color="D9D9E3"/>
                                    <w:bottom w:val="single" w:sz="2" w:space="0" w:color="D9D9E3"/>
                                    <w:right w:val="single" w:sz="2" w:space="0" w:color="D9D9E3"/>
                                  </w:divBdr>
                                  <w:divsChild>
                                    <w:div w:id="706413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35537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chc.ucsb.edu/data" TargetMode="External"/><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ds.climate.copernicus.eu/cdsapp"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1.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theme" Target="theme/theme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g"/><Relationship Id="rId19" Type="http://schemas.openxmlformats.org/officeDocument/2006/relationships/hyperlink" Target="https://origin.cpc.ncep.noaa.gov/products/analysis_monitoring/ensostuff/ONI_v5.php"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McP20</b:Tag>
    <b:SourceType>BookSection</b:SourceType>
    <b:Guid>{23F0D4A7-9A4E-4EEE-847C-A414B155A2B7}</b:Guid>
    <b:Author>
      <b:Author>
        <b:NameList>
          <b:Person>
            <b:Last>McPhaden</b:Last>
            <b:First>Michael</b:First>
            <b:Middle>J.</b:Middle>
          </b:Person>
          <b:Person>
            <b:Last>Santoso</b:Last>
            <b:First>Agus</b:First>
          </b:Person>
          <b:Person>
            <b:Last>Cai</b:Last>
            <b:First>Wenju</b:First>
          </b:Person>
        </b:NameList>
      </b:Author>
    </b:Author>
    <b:Title>Introduction to El Niño Southern Oscillation in a changing climate. El Niño Southern Oscillation in a changing climate</b:Title>
    <b:Year>2020</b:Year>
    <b:Pages>1-19</b:Pages>
    <b:RefOrder>1</b:RefOrder>
  </b:Source>
  <b:Source>
    <b:Tag>Sal20</b:Tag>
    <b:SourceType>JournalArticle</b:SourceType>
    <b:Guid>{227F9E90-4FE6-441A-B362-9809D6D08048}</b:Guid>
    <b:Author>
      <b:Author>
        <b:NameList>
          <b:Person>
            <b:Last>Salas</b:Last>
            <b:First>H.</b:First>
            <b:Middle>D., Poveda, G., Mesa, Ó. J., &amp; Marwan, N.</b:Middle>
          </b:Person>
        </b:NameList>
      </b:Author>
    </b:Author>
    <b:Title>Generalized synchronization between ENSO and hydrological variables in Colombia: a recurrence quantification approach</b:Title>
    <b:Year>2020</b:Year>
    <b:JournalName>Frontiers in Applied Mathematics and Statistics</b:JournalName>
    <b:RefOrder>2</b:RefOrder>
  </b:Source>
  <b:Source>
    <b:Tag>XM22</b:Tag>
    <b:SourceType>Report</b:SourceType>
    <b:Guid>{7AFBFE4B-7709-4E38-B311-908637418F6A}</b:Guid>
    <b:Author>
      <b:Author>
        <b:NameList>
          <b:Person>
            <b:Last>XM</b:Last>
          </b:Person>
        </b:NameList>
      </b:Author>
    </b:Author>
    <b:Title>Reporte integral de sostenibilidad, operación y mercado 2022</b:Title>
    <b:Year>2022</b:Year>
    <b:City>Medellín</b:City>
    <b:RefOrder>4</b:RefOrder>
  </b:Source>
  <b:Source>
    <b:Tag>Hen20</b:Tag>
    <b:SourceType>JournalArticle</b:SourceType>
    <b:Guid>{B71FB57B-A58A-442C-B061-F1A57CD2E1FD}</b:Guid>
    <b:Author>
      <b:Author>
        <b:NameList>
          <b:Person>
            <b:Last>Henao</b:Last>
            <b:First>F.,</b:First>
            <b:Middle>Viteri, J. P., Rodríguez, Y., Gómez, J., &amp; Dyner, I.</b:Middle>
          </b:Person>
        </b:NameList>
      </b:Author>
    </b:Author>
    <b:Title>Annual and interannual complementarities of renewable energy sources in Colombia. </b:Title>
    <b:JournalName>Renewable and Sustainable Energy Reviews</b:JournalName>
    <b:Year>2020</b:Year>
    <b:RefOrder>3</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ghi/6mxqYFpoX9i9djnk55BlMg==">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</go:docsCustomData>
</go:gDocsCustomXmlDataStorage>
</file>

<file path=customXml/itemProps1.xml><?xml version="1.0" encoding="utf-8"?>
<ds:datastoreItem xmlns:ds="http://schemas.openxmlformats.org/officeDocument/2006/customXml" ds:itemID="{F0B08353-74B8-4BFE-8187-FDEBC0958A1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2682</TotalTime>
  <Pages>29</Pages>
  <Words>4503</Words>
  <Characters>24770</Characters>
  <Application>Microsoft Office Word</Application>
  <DocSecurity>0</DocSecurity>
  <Lines>206</Lines>
  <Paragraphs>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MANUELA VELASQUEZ RESTREPO</cp:lastModifiedBy>
  <cp:revision>37</cp:revision>
  <dcterms:created xsi:type="dcterms:W3CDTF">2023-11-15T09:49:00Z</dcterms:created>
  <dcterms:modified xsi:type="dcterms:W3CDTF">2023-11-19T03:11:00Z</dcterms:modified>
</cp:coreProperties>
</file>